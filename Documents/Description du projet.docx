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15" w:rsidRDefault="00E47F95" w:rsidP="00642A41">
      <w:pPr>
        <w:tabs>
          <w:tab w:val="left" w:pos="3544"/>
        </w:tabs>
        <w:spacing w:after="0" w:line="360" w:lineRule="auto"/>
        <w:rPr>
          <w:sz w:val="28"/>
          <w:szCs w:val="28"/>
          <w:u w:val="single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  <w:r w:rsidR="00642A41">
        <w:rPr>
          <w:sz w:val="28"/>
          <w:szCs w:val="28"/>
        </w:rPr>
        <w:tab/>
      </w:r>
      <w:r w:rsidR="00A97B15" w:rsidRPr="00A97B15">
        <w:rPr>
          <w:sz w:val="28"/>
          <w:szCs w:val="28"/>
          <w:u w:val="single"/>
        </w:rPr>
        <w:t>https://github.com/sebastien0/RPi.SuivitTRElec</w:t>
      </w:r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E47F95" w:rsidP="00E47F95">
      <w:pPr>
        <w:jc w:val="center"/>
        <w:rPr>
          <w:b/>
          <w:sz w:val="48"/>
          <w:szCs w:val="48"/>
        </w:rPr>
      </w:pPr>
      <w:bookmarkStart w:id="0" w:name="OLE_LINK1"/>
      <w:bookmarkStart w:id="1" w:name="OLE_LINK2"/>
      <w:r w:rsidRPr="00E47F95">
        <w:rPr>
          <w:b/>
          <w:sz w:val="48"/>
          <w:szCs w:val="48"/>
        </w:rPr>
        <w:t>SUPERVISION TEMPS-REEL DES CONSOMMATIONS ELECTRIQUES DOMESTIQUES</w:t>
      </w:r>
      <w:bookmarkEnd w:id="0"/>
      <w:bookmarkEnd w:id="1"/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A97B15">
      <w:pPr>
        <w:ind w:left="680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73606F" w:rsidRPr="0073606F">
          <w:rPr>
            <w:rFonts w:asciiTheme="majorHAnsi" w:hAnsiTheme="majorHAnsi"/>
            <w:b/>
            <w:sz w:val="28"/>
            <w:szCs w:val="28"/>
          </w:rPr>
          <w:t>Aout 2014</w:t>
        </w:r>
      </w:fldSimple>
    </w:p>
    <w:p w:rsidR="00E47F95" w:rsidRPr="008F34D5" w:rsidRDefault="00E47F95" w:rsidP="008F34D5">
      <w:pPr>
        <w:ind w:left="680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73606F" w:rsidRPr="0073606F">
          <w:rPr>
            <w:rFonts w:asciiTheme="majorHAnsi" w:hAnsiTheme="majorHAnsi"/>
            <w:b/>
            <w:sz w:val="28"/>
            <w:szCs w:val="28"/>
          </w:rPr>
          <w:t>A0</w:t>
        </w:r>
      </w:fldSimple>
    </w:p>
    <w:p w:rsidR="00E47F95" w:rsidRDefault="008F34D5" w:rsidP="00D93E31">
      <w:pPr>
        <w:pStyle w:val="Titre1"/>
      </w:pPr>
      <w:bookmarkStart w:id="2" w:name="_Toc398582009"/>
      <w:r w:rsidRPr="00E47F95">
        <w:lastRenderedPageBreak/>
        <w:t>SOMMAIRE</w:t>
      </w:r>
      <w:bookmarkEnd w:id="2"/>
    </w:p>
    <w:p w:rsidR="0073606F" w:rsidRDefault="00961DEF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 w:rsidRPr="00961DEF">
        <w:fldChar w:fldCharType="begin"/>
      </w:r>
      <w:r w:rsidR="00A97B15">
        <w:instrText xml:space="preserve"> TOC \o "1-4" \h \z \u </w:instrText>
      </w:r>
      <w:r w:rsidRPr="00961DEF">
        <w:fldChar w:fldCharType="separate"/>
      </w:r>
      <w:hyperlink w:anchor="_Toc398582009" w:history="1">
        <w:r w:rsidR="0073606F" w:rsidRPr="00873C6E">
          <w:rPr>
            <w:rStyle w:val="Lienhypertexte"/>
            <w:noProof/>
          </w:rPr>
          <w:t>I.</w:t>
        </w:r>
        <w:r w:rsidR="0073606F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73606F" w:rsidRPr="00873C6E">
          <w:rPr>
            <w:rStyle w:val="Lienhypertexte"/>
            <w:noProof/>
          </w:rPr>
          <w:t>SOMMAIRE</w:t>
        </w:r>
        <w:r w:rsidR="0073606F">
          <w:rPr>
            <w:noProof/>
            <w:webHidden/>
          </w:rPr>
          <w:tab/>
        </w:r>
        <w:r w:rsidR="0073606F">
          <w:rPr>
            <w:noProof/>
            <w:webHidden/>
          </w:rPr>
          <w:fldChar w:fldCharType="begin"/>
        </w:r>
        <w:r w:rsidR="0073606F">
          <w:rPr>
            <w:noProof/>
            <w:webHidden/>
          </w:rPr>
          <w:instrText xml:space="preserve"> PAGEREF _Toc398582009 \h </w:instrText>
        </w:r>
        <w:r w:rsidR="0073606F">
          <w:rPr>
            <w:noProof/>
            <w:webHidden/>
          </w:rPr>
        </w:r>
        <w:r w:rsidR="0073606F">
          <w:rPr>
            <w:noProof/>
            <w:webHidden/>
          </w:rPr>
          <w:fldChar w:fldCharType="separate"/>
        </w:r>
        <w:r w:rsidR="0073606F">
          <w:rPr>
            <w:noProof/>
            <w:webHidden/>
          </w:rPr>
          <w:t>2</w:t>
        </w:r>
        <w:r w:rsidR="0073606F">
          <w:rPr>
            <w:noProof/>
            <w:webHidden/>
          </w:rPr>
          <w:fldChar w:fldCharType="end"/>
        </w:r>
      </w:hyperlink>
    </w:p>
    <w:p w:rsidR="0073606F" w:rsidRDefault="0073606F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582010" w:history="1">
        <w:r w:rsidRPr="00873C6E">
          <w:rPr>
            <w:rStyle w:val="Lienhypertexte"/>
            <w:noProof/>
          </w:rPr>
          <w:t>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ILLUSTRATIONS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11" w:history="1">
        <w:r w:rsidRPr="00873C6E">
          <w:rPr>
            <w:rStyle w:val="Lienhypertexte"/>
            <w:noProof/>
          </w:rPr>
          <w:t>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Liste des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12" w:history="1">
        <w:r w:rsidRPr="00873C6E">
          <w:rPr>
            <w:rStyle w:val="Lienhypertexte"/>
            <w:noProof/>
          </w:rPr>
          <w:t>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Liste des tableaux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582013" w:history="1">
        <w:r w:rsidRPr="00873C6E">
          <w:rPr>
            <w:rStyle w:val="Lienhypertexte"/>
            <w:noProof/>
          </w:rPr>
          <w:t>III.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caps/>
            <w:noProof/>
          </w:rPr>
          <w:t>LEXIQUE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582014" w:history="1">
        <w:r w:rsidRPr="00873C6E">
          <w:rPr>
            <w:rStyle w:val="Lienhypertexte"/>
            <w:noProof/>
          </w:rPr>
          <w:t>IV.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caps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582015" w:history="1">
        <w:r w:rsidRPr="00873C6E">
          <w:rPr>
            <w:rStyle w:val="Lienhypertexte"/>
            <w:noProof/>
          </w:rPr>
          <w:t>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CONFIGURATION DE LA R-PI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582016" w:history="1">
        <w:r w:rsidRPr="00873C6E">
          <w:rPr>
            <w:rStyle w:val="Lienhypertexte"/>
            <w:noProof/>
          </w:rPr>
          <w:t>VI.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caps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17" w:history="1">
        <w:r w:rsidRPr="00873C6E">
          <w:rPr>
            <w:rStyle w:val="Lienhypertexte"/>
            <w:noProof/>
          </w:rPr>
          <w:t>VI.1.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A-0 - Architecture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18" w:history="1">
        <w:r w:rsidRPr="00873C6E">
          <w:rPr>
            <w:rStyle w:val="Lienhypertexte"/>
            <w:noProof/>
          </w:rPr>
          <w:t>VI.2.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A1 - Compteur ERDF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19" w:history="1">
        <w:r w:rsidRPr="00873C6E">
          <w:rPr>
            <w:rStyle w:val="Lienhypertexte"/>
            <w:noProof/>
          </w:rPr>
          <w:t>VI.3.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A2 - Conditionnement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20" w:history="1">
        <w:r w:rsidRPr="00873C6E">
          <w:rPr>
            <w:rStyle w:val="Lienhypertexte"/>
            <w:noProof/>
          </w:rPr>
          <w:t>VI.4.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A3 - Acquisition - Stockage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1" w:history="1">
        <w:r w:rsidRPr="00873C6E">
          <w:rPr>
            <w:rStyle w:val="Lienhypertexte"/>
            <w:noProof/>
          </w:rPr>
          <w:t>VI.4.A.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A31 –Programme en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2" w:history="1">
        <w:r w:rsidRPr="00873C6E">
          <w:rPr>
            <w:rStyle w:val="Lienhypertexte"/>
            <w:noProof/>
          </w:rPr>
          <w:t>VI.4.A.1.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Synoptique d’une trame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3" w:history="1">
        <w:r w:rsidRPr="00873C6E">
          <w:rPr>
            <w:rStyle w:val="Lienhypertexte"/>
            <w:noProof/>
          </w:rPr>
          <w:t>VI.4.A.2.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4" w:history="1">
        <w:r w:rsidRPr="00873C6E">
          <w:rPr>
            <w:rStyle w:val="Lienhypertexte"/>
            <w:noProof/>
          </w:rPr>
          <w:t>VI.4.B.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A41 – Fichier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25" w:history="1">
        <w:r w:rsidRPr="00873C6E">
          <w:rPr>
            <w:rStyle w:val="Lienhypertexte"/>
            <w:noProof/>
          </w:rPr>
          <w:t>VI.5.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A4 - Transfert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26" w:history="1">
        <w:r w:rsidRPr="00873C6E">
          <w:rPr>
            <w:rStyle w:val="Lienhypertexte"/>
            <w:noProof/>
          </w:rPr>
          <w:t>VI.6.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A5 - Exploitation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7" w:history="1">
        <w:r w:rsidRPr="00873C6E">
          <w:rPr>
            <w:rStyle w:val="Lienhypertexte"/>
            <w:noProof/>
          </w:rPr>
          <w:t>VI.6.A.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Programme sous Scilab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8" w:history="1">
        <w:r w:rsidRPr="00873C6E">
          <w:rPr>
            <w:rStyle w:val="Lienhypertexte"/>
            <w:noProof/>
          </w:rPr>
          <w:t>VI.6.A.1.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582029" w:history="1">
        <w:r w:rsidRPr="00873C6E">
          <w:rPr>
            <w:rStyle w:val="Lienhypertexte"/>
            <w:noProof/>
          </w:rPr>
          <w:t>VI.6.A.2.</w:t>
        </w:r>
        <w:r>
          <w:rPr>
            <w:rFonts w:eastAsiaTheme="minorEastAsia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Liste des fonctions disponibles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30" w:history="1">
        <w:r w:rsidRPr="00873C6E">
          <w:rPr>
            <w:rStyle w:val="Lienhypertexte"/>
            <w:noProof/>
          </w:rPr>
          <w:t>VI.7.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A6 - 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582031" w:history="1">
        <w:r w:rsidRPr="00873C6E">
          <w:rPr>
            <w:rStyle w:val="Lienhypertexte"/>
            <w:noProof/>
          </w:rPr>
          <w:t>VII.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73C6E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32" w:history="1">
        <w:r w:rsidRPr="00873C6E">
          <w:rPr>
            <w:rStyle w:val="Lienhypertexte"/>
            <w:noProof/>
          </w:rPr>
          <w:t>VII.1.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33" w:history="1">
        <w:r w:rsidRPr="00873C6E">
          <w:rPr>
            <w:rStyle w:val="Lienhypertexte"/>
            <w:noProof/>
          </w:rPr>
          <w:t>VII.2.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Compteurs Testés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34" w:history="1">
        <w:r w:rsidRPr="00873C6E">
          <w:rPr>
            <w:rStyle w:val="Lienhypertexte"/>
            <w:noProof/>
          </w:rPr>
          <w:t>VII.3.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BOM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582035" w:history="1">
        <w:r w:rsidRPr="00873C6E">
          <w:rPr>
            <w:rStyle w:val="Lienhypertexte"/>
            <w:noProof/>
          </w:rPr>
          <w:t>VII.4.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73C6E">
          <w:rPr>
            <w:rStyle w:val="Lienhypertexte"/>
            <w:noProof/>
          </w:rPr>
          <w:t>Fichiers générés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961DEF" w:rsidP="00E47F95">
      <w:r>
        <w:fldChar w:fldCharType="end"/>
      </w:r>
    </w:p>
    <w:p w:rsidR="00E47F95" w:rsidRDefault="00E47F95"/>
    <w:p w:rsidR="002D383F" w:rsidRDefault="002D383F" w:rsidP="00E47F95">
      <w:pPr>
        <w:pStyle w:val="Titre1"/>
      </w:pPr>
      <w:bookmarkStart w:id="3" w:name="_Toc398582010"/>
      <w:r>
        <w:lastRenderedPageBreak/>
        <w:t>ILLUSTRATIONS</w:t>
      </w:r>
      <w:bookmarkEnd w:id="3"/>
    </w:p>
    <w:p w:rsidR="00804A8E" w:rsidRPr="00804A8E" w:rsidRDefault="00804A8E" w:rsidP="00804A8E">
      <w:pPr>
        <w:pStyle w:val="Titre2"/>
      </w:pPr>
      <w:bookmarkStart w:id="4" w:name="_Toc398582011"/>
      <w:r>
        <w:t>Liste des figures</w:t>
      </w:r>
      <w:bookmarkEnd w:id="4"/>
    </w:p>
    <w:p w:rsidR="0073606F" w:rsidRDefault="00961DE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961DEF">
        <w:rPr>
          <w:sz w:val="24"/>
          <w:szCs w:val="24"/>
        </w:rPr>
        <w:fldChar w:fldCharType="begin"/>
      </w:r>
      <w:r w:rsidR="002D383F" w:rsidRPr="002D383F">
        <w:rPr>
          <w:sz w:val="24"/>
          <w:szCs w:val="24"/>
        </w:rPr>
        <w:instrText xml:space="preserve"> TOC \h \z \c "Figure" </w:instrText>
      </w:r>
      <w:r w:rsidRPr="00961DEF">
        <w:rPr>
          <w:sz w:val="24"/>
          <w:szCs w:val="24"/>
        </w:rPr>
        <w:fldChar w:fldCharType="separate"/>
      </w:r>
      <w:hyperlink w:anchor="_Toc398581995" w:history="1">
        <w:r w:rsidR="0073606F" w:rsidRPr="00246EFC">
          <w:rPr>
            <w:rStyle w:val="Lienhypertexte"/>
            <w:noProof/>
          </w:rPr>
          <w:t>Figure 1 - A-0 - Schéma de principe</w:t>
        </w:r>
        <w:r w:rsidR="0073606F">
          <w:rPr>
            <w:noProof/>
            <w:webHidden/>
          </w:rPr>
          <w:tab/>
        </w:r>
        <w:r w:rsidR="0073606F">
          <w:rPr>
            <w:noProof/>
            <w:webHidden/>
          </w:rPr>
          <w:fldChar w:fldCharType="begin"/>
        </w:r>
        <w:r w:rsidR="0073606F">
          <w:rPr>
            <w:noProof/>
            <w:webHidden/>
          </w:rPr>
          <w:instrText xml:space="preserve"> PAGEREF _Toc398581995 \h </w:instrText>
        </w:r>
        <w:r w:rsidR="0073606F">
          <w:rPr>
            <w:noProof/>
            <w:webHidden/>
          </w:rPr>
        </w:r>
        <w:r w:rsidR="0073606F">
          <w:rPr>
            <w:noProof/>
            <w:webHidden/>
          </w:rPr>
          <w:fldChar w:fldCharType="separate"/>
        </w:r>
        <w:r w:rsidR="0073606F">
          <w:rPr>
            <w:noProof/>
            <w:webHidden/>
          </w:rPr>
          <w:t>7</w:t>
        </w:r>
        <w:r w:rsidR="0073606F"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1996" w:history="1">
        <w:r w:rsidRPr="00246EFC">
          <w:rPr>
            <w:rStyle w:val="Lienhypertexte"/>
            <w:noProof/>
          </w:rPr>
          <w:t>Figure 2 - A2 -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1997" w:history="1">
        <w:r w:rsidRPr="00246EFC">
          <w:rPr>
            <w:rStyle w:val="Lienhypertexte"/>
            <w:noProof/>
          </w:rPr>
          <w:t>Figure 3 - A2 - Schéma électrique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1998" w:history="1">
        <w:r w:rsidRPr="00246EFC">
          <w:rPr>
            <w:rStyle w:val="Lienhypertexte"/>
            <w:noProof/>
          </w:rPr>
          <w:t>Figure 4 - A3 -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1999" w:history="1">
        <w:r w:rsidRPr="00246EFC">
          <w:rPr>
            <w:rStyle w:val="Lienhypertexte"/>
            <w:noProof/>
          </w:rPr>
          <w:t>Figure 5 – A31 - Constitution d’une trame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0" w:history="1">
        <w:r w:rsidRPr="00246EFC">
          <w:rPr>
            <w:rStyle w:val="Lienhypertexte"/>
            <w:noProof/>
          </w:rPr>
          <w:t>Figure 6 – A31 - Algorithme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1" w:history="1">
        <w:r w:rsidRPr="00246EFC">
          <w:rPr>
            <w:rStyle w:val="Lienhypertexte"/>
            <w:noProof/>
          </w:rPr>
          <w:t>Figure 7 – A41 - Fichier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2" w:history="1">
        <w:r w:rsidRPr="00246EFC">
          <w:rPr>
            <w:rStyle w:val="Lienhypertexte"/>
            <w:noProof/>
          </w:rPr>
          <w:t>Figure 8 – Extrait du fichier texte pour une configuration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3" w:history="1">
        <w:r w:rsidRPr="00246EFC">
          <w:rPr>
            <w:rStyle w:val="Lienhypertexte"/>
            <w:noProof/>
          </w:rPr>
          <w:t>Figure 9 – Extrait du fichier texte pour une configuration HCHP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4" w:history="1">
        <w:r w:rsidRPr="00246EFC">
          <w:rPr>
            <w:rStyle w:val="Lienhypertexte"/>
            <w:noProof/>
          </w:rPr>
          <w:t>Figure 10 - A4 -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5" w:history="1">
        <w:r w:rsidRPr="00246EFC">
          <w:rPr>
            <w:rStyle w:val="Lienhypertexte"/>
            <w:noProof/>
          </w:rPr>
          <w:t>Figure 11 - A5 -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6" w:history="1">
        <w:r w:rsidRPr="00246EFC">
          <w:rPr>
            <w:rStyle w:val="Lienhypertexte"/>
            <w:noProof/>
          </w:rPr>
          <w:t>Figure 12 - A6 - Schéma de principe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D383F" w:rsidRDefault="00961DEF" w:rsidP="002D383F">
      <w:pPr>
        <w:spacing w:line="360" w:lineRule="auto"/>
        <w:rPr>
          <w:szCs w:val="24"/>
        </w:rPr>
      </w:pPr>
      <w:r w:rsidRPr="002D383F">
        <w:rPr>
          <w:szCs w:val="24"/>
        </w:rPr>
        <w:fldChar w:fldCharType="end"/>
      </w:r>
    </w:p>
    <w:p w:rsidR="00804A8E" w:rsidRDefault="00804A8E" w:rsidP="00804A8E">
      <w:pPr>
        <w:pStyle w:val="Titre2"/>
      </w:pPr>
      <w:bookmarkStart w:id="5" w:name="_Toc398582012"/>
      <w:r>
        <w:t>Liste des tableaux</w:t>
      </w:r>
      <w:bookmarkEnd w:id="5"/>
    </w:p>
    <w:p w:rsidR="0073606F" w:rsidRDefault="00961DE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961DEF">
        <w:fldChar w:fldCharType="begin"/>
      </w:r>
      <w:r w:rsidR="00804A8E">
        <w:instrText xml:space="preserve"> TOC \h \z \c "Tableau" </w:instrText>
      </w:r>
      <w:r w:rsidRPr="00961DEF">
        <w:fldChar w:fldCharType="separate"/>
      </w:r>
      <w:hyperlink w:anchor="_Toc398582007" w:history="1">
        <w:r w:rsidR="0073606F" w:rsidRPr="007D2639">
          <w:rPr>
            <w:rStyle w:val="Lienhypertexte"/>
            <w:noProof/>
          </w:rPr>
          <w:t>Tableau 1 – Configuration FTP</w:t>
        </w:r>
        <w:r w:rsidR="0073606F">
          <w:rPr>
            <w:noProof/>
            <w:webHidden/>
          </w:rPr>
          <w:tab/>
        </w:r>
        <w:r w:rsidR="0073606F">
          <w:rPr>
            <w:noProof/>
            <w:webHidden/>
          </w:rPr>
          <w:fldChar w:fldCharType="begin"/>
        </w:r>
        <w:r w:rsidR="0073606F">
          <w:rPr>
            <w:noProof/>
            <w:webHidden/>
          </w:rPr>
          <w:instrText xml:space="preserve"> PAGEREF _Toc398582007 \h </w:instrText>
        </w:r>
        <w:r w:rsidR="0073606F">
          <w:rPr>
            <w:noProof/>
            <w:webHidden/>
          </w:rPr>
        </w:r>
        <w:r w:rsidR="0073606F">
          <w:rPr>
            <w:noProof/>
            <w:webHidden/>
          </w:rPr>
          <w:fldChar w:fldCharType="separate"/>
        </w:r>
        <w:r w:rsidR="0073606F">
          <w:rPr>
            <w:noProof/>
            <w:webHidden/>
          </w:rPr>
          <w:t>15</w:t>
        </w:r>
        <w:r w:rsidR="0073606F">
          <w:rPr>
            <w:noProof/>
            <w:webHidden/>
          </w:rPr>
          <w:fldChar w:fldCharType="end"/>
        </w:r>
      </w:hyperlink>
    </w:p>
    <w:p w:rsidR="0073606F" w:rsidRDefault="0073606F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582008" w:history="1">
        <w:r w:rsidRPr="007D2639">
          <w:rPr>
            <w:rStyle w:val="Lienhypertexte"/>
            <w:noProof/>
          </w:rPr>
          <w:t>Tableau 2 – Liste des fonctions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_Toc398582008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04A8E" w:rsidRPr="002D383F" w:rsidRDefault="00961DEF" w:rsidP="002D383F">
      <w:pPr>
        <w:spacing w:line="360" w:lineRule="auto"/>
      </w:pPr>
      <w:r>
        <w:fldChar w:fldCharType="end"/>
      </w:r>
    </w:p>
    <w:p w:rsidR="00E47F95" w:rsidRDefault="008F34D5" w:rsidP="00E47F95">
      <w:pPr>
        <w:pStyle w:val="Titre1"/>
      </w:pPr>
      <w:bookmarkStart w:id="6" w:name="_Toc398582013"/>
      <w:r>
        <w:rPr>
          <w:caps/>
        </w:rPr>
        <w:lastRenderedPageBreak/>
        <w:t>LEXIQUE</w:t>
      </w:r>
      <w:bookmarkEnd w:id="6"/>
    </w:p>
    <w:p w:rsidR="00CD0BEF" w:rsidRPr="00CD0BEF" w:rsidRDefault="00CD0BEF" w:rsidP="00CD0BEF"/>
    <w:p w:rsidR="00C84FF6" w:rsidRDefault="00C84FF6" w:rsidP="00C84FF6">
      <w:pPr>
        <w:tabs>
          <w:tab w:val="left" w:pos="851"/>
        </w:tabs>
        <w:ind w:left="851" w:hanging="851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ERDF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É</w:t>
      </w:r>
      <w:r w:rsidRPr="00C84FF6">
        <w:rPr>
          <w:szCs w:val="24"/>
          <w:lang w:val="pt-BR"/>
        </w:rPr>
        <w:t xml:space="preserve">lectricité </w:t>
      </w:r>
      <w:r w:rsidRPr="00C84FF6">
        <w:rPr>
          <w:b/>
          <w:bCs/>
          <w:szCs w:val="24"/>
          <w:lang w:val="pt-BR"/>
        </w:rPr>
        <w:t>R</w:t>
      </w:r>
      <w:r w:rsidRPr="00C84FF6">
        <w:rPr>
          <w:szCs w:val="24"/>
          <w:lang w:val="pt-BR"/>
        </w:rPr>
        <w:t xml:space="preserve">éseau </w:t>
      </w:r>
      <w:r w:rsidRPr="00C84FF6">
        <w:rPr>
          <w:b/>
          <w:bCs/>
          <w:szCs w:val="24"/>
          <w:lang w:val="pt-BR"/>
        </w:rPr>
        <w:t>D</w:t>
      </w:r>
      <w:r w:rsidRPr="00C84FF6">
        <w:rPr>
          <w:szCs w:val="24"/>
          <w:lang w:val="pt-BR"/>
        </w:rPr>
        <w:t xml:space="preserve">istribution </w:t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>rance</w:t>
      </w:r>
    </w:p>
    <w:p w:rsidR="00CD0BEF" w:rsidRDefault="00CD0BEF" w:rsidP="00C84FF6">
      <w:pPr>
        <w:tabs>
          <w:tab w:val="left" w:pos="851"/>
        </w:tabs>
        <w:ind w:left="851" w:hanging="851"/>
        <w:rPr>
          <w:szCs w:val="24"/>
          <w:lang w:val="pt-BR"/>
        </w:rPr>
      </w:pPr>
      <w:r w:rsidRPr="00CD0BEF">
        <w:rPr>
          <w:b/>
          <w:szCs w:val="24"/>
          <w:lang w:val="pt-BR"/>
        </w:rPr>
        <w:t>BOM</w:t>
      </w:r>
      <w:r>
        <w:rPr>
          <w:szCs w:val="24"/>
          <w:lang w:val="pt-BR"/>
        </w:rPr>
        <w:tab/>
      </w:r>
      <w:r w:rsidRPr="00CD0BEF">
        <w:rPr>
          <w:b/>
          <w:szCs w:val="24"/>
          <w:lang w:val="pt-BR"/>
        </w:rPr>
        <w:t>B</w:t>
      </w:r>
      <w:r>
        <w:rPr>
          <w:szCs w:val="24"/>
          <w:lang w:val="pt-BR"/>
        </w:rPr>
        <w:t xml:space="preserve">ill </w:t>
      </w:r>
      <w:r w:rsidRPr="00CD0BEF">
        <w:rPr>
          <w:b/>
          <w:szCs w:val="24"/>
          <w:lang w:val="pt-BR"/>
        </w:rPr>
        <w:t>O</w:t>
      </w:r>
      <w:r>
        <w:rPr>
          <w:szCs w:val="24"/>
          <w:lang w:val="pt-BR"/>
        </w:rPr>
        <w:t xml:space="preserve">f </w:t>
      </w:r>
      <w:r w:rsidRPr="00CD0BEF">
        <w:rPr>
          <w:b/>
          <w:szCs w:val="24"/>
          <w:lang w:val="pt-BR"/>
        </w:rPr>
        <w:t>M</w:t>
      </w:r>
      <w:r>
        <w:rPr>
          <w:szCs w:val="24"/>
          <w:lang w:val="pt-BR"/>
        </w:rPr>
        <w:t>aterials, nomenclature</w:t>
      </w:r>
    </w:p>
    <w:p w:rsidR="00C526BC" w:rsidRPr="00CD0BEF" w:rsidRDefault="00C526BC" w:rsidP="00C84FF6">
      <w:pPr>
        <w:tabs>
          <w:tab w:val="left" w:pos="851"/>
        </w:tabs>
        <w:ind w:left="851" w:hanging="851"/>
        <w:rPr>
          <w:szCs w:val="24"/>
          <w:lang w:val="en-US"/>
        </w:rPr>
      </w:pPr>
      <w:r>
        <w:rPr>
          <w:b/>
          <w:szCs w:val="24"/>
          <w:lang w:val="pt-BR"/>
        </w:rPr>
        <w:t>Fc</w:t>
      </w:r>
      <w:r>
        <w:rPr>
          <w:b/>
          <w:szCs w:val="24"/>
          <w:lang w:val="pt-BR"/>
        </w:rPr>
        <w:tab/>
        <w:t>F</w:t>
      </w:r>
      <w:r w:rsidRPr="00C526BC">
        <w:rPr>
          <w:szCs w:val="24"/>
          <w:lang w:val="pt-BR"/>
        </w:rPr>
        <w:t xml:space="preserve">réquence de </w:t>
      </w:r>
      <w:r>
        <w:rPr>
          <w:b/>
          <w:szCs w:val="24"/>
          <w:lang w:val="pt-BR"/>
        </w:rPr>
        <w:t>C</w:t>
      </w:r>
      <w:r w:rsidRPr="00C526BC">
        <w:rPr>
          <w:szCs w:val="24"/>
          <w:lang w:val="pt-BR"/>
        </w:rPr>
        <w:t>oupure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FTP</w:t>
      </w:r>
      <w:r w:rsidRPr="00C84FF6">
        <w:rPr>
          <w:szCs w:val="24"/>
          <w:lang w:val="pt-BR"/>
        </w:rPr>
        <w:t xml:space="preserve"> 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 xml:space="preserve">ile </w:t>
      </w:r>
      <w:r w:rsidRPr="00C84FF6">
        <w:rPr>
          <w:b/>
          <w:bCs/>
          <w:szCs w:val="24"/>
          <w:lang w:val="pt-BR"/>
        </w:rPr>
        <w:t>T</w:t>
      </w:r>
      <w:r w:rsidRPr="00C84FF6">
        <w:rPr>
          <w:szCs w:val="24"/>
          <w:lang w:val="pt-BR"/>
        </w:rPr>
        <w:t xml:space="preserve">ransfert </w:t>
      </w:r>
      <w:r w:rsidRPr="00C84FF6">
        <w:rPr>
          <w:b/>
          <w:bCs/>
          <w:szCs w:val="24"/>
          <w:lang w:val="pt-BR"/>
        </w:rPr>
        <w:t>P</w:t>
      </w:r>
      <w:r w:rsidRPr="00C84FF6">
        <w:rPr>
          <w:szCs w:val="24"/>
          <w:lang w:val="pt-BR"/>
        </w:rPr>
        <w:t>rotocol, protocole de transfert de fichiers</w:t>
      </w:r>
    </w:p>
    <w:p w:rsidR="00C84FF6" w:rsidRDefault="00C84FF6" w:rsidP="00C84FF6">
      <w:pPr>
        <w:tabs>
          <w:tab w:val="left" w:pos="851"/>
        </w:tabs>
        <w:ind w:left="851" w:hanging="851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OS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O</w:t>
      </w:r>
      <w:r w:rsidRPr="00C84FF6">
        <w:rPr>
          <w:szCs w:val="24"/>
          <w:lang w:val="pt-BR"/>
        </w:rPr>
        <w:t xml:space="preserve">perating </w:t>
      </w:r>
      <w:r w:rsidRPr="00C84FF6">
        <w:rPr>
          <w:b/>
          <w:bCs/>
          <w:szCs w:val="24"/>
          <w:lang w:val="pt-BR"/>
        </w:rPr>
        <w:t>S</w:t>
      </w:r>
      <w:r>
        <w:rPr>
          <w:szCs w:val="24"/>
          <w:lang w:val="pt-BR"/>
        </w:rPr>
        <w:t>ystem, Système d’exploitation</w:t>
      </w:r>
    </w:p>
    <w:p w:rsidR="00C84FF6" w:rsidRDefault="00C84FF6" w:rsidP="00C84FF6">
      <w:pPr>
        <w:tabs>
          <w:tab w:val="left" w:pos="851"/>
        </w:tabs>
        <w:ind w:left="851" w:hanging="851"/>
        <w:rPr>
          <w:bCs/>
          <w:szCs w:val="24"/>
          <w:lang w:val="pt-BR"/>
        </w:rPr>
      </w:pPr>
      <w:r>
        <w:rPr>
          <w:b/>
          <w:bCs/>
          <w:szCs w:val="24"/>
          <w:lang w:val="pt-BR"/>
        </w:rPr>
        <w:t>TR</w:t>
      </w:r>
      <w:r>
        <w:rPr>
          <w:b/>
          <w:bCs/>
          <w:szCs w:val="24"/>
          <w:lang w:val="pt-BR"/>
        </w:rPr>
        <w:tab/>
        <w:t>T</w:t>
      </w:r>
      <w:r w:rsidRPr="00C84FF6">
        <w:rPr>
          <w:bCs/>
          <w:szCs w:val="24"/>
          <w:lang w:val="pt-BR"/>
        </w:rPr>
        <w:t>emps</w:t>
      </w:r>
      <w:r>
        <w:rPr>
          <w:b/>
          <w:bCs/>
          <w:szCs w:val="24"/>
          <w:lang w:val="pt-BR"/>
        </w:rPr>
        <w:t xml:space="preserve"> R</w:t>
      </w:r>
      <w:r w:rsidRPr="00C84FF6">
        <w:rPr>
          <w:bCs/>
          <w:szCs w:val="24"/>
          <w:lang w:val="pt-BR"/>
        </w:rPr>
        <w:t>éel</w:t>
      </w:r>
    </w:p>
    <w:p w:rsidR="00CD0BEF" w:rsidRPr="00D86DFA" w:rsidRDefault="00CD0BEF" w:rsidP="00C84FF6">
      <w:pPr>
        <w:tabs>
          <w:tab w:val="left" w:pos="851"/>
        </w:tabs>
        <w:ind w:left="851" w:hanging="851"/>
        <w:rPr>
          <w:szCs w:val="24"/>
          <w:lang w:val="en-US"/>
        </w:rPr>
      </w:pPr>
      <w:r w:rsidRPr="00CD0BEF">
        <w:rPr>
          <w:b/>
          <w:bCs/>
          <w:szCs w:val="24"/>
          <w:lang w:val="pt-BR"/>
        </w:rPr>
        <w:t>R-Pi</w:t>
      </w:r>
      <w:r>
        <w:rPr>
          <w:bCs/>
          <w:szCs w:val="24"/>
          <w:lang w:val="pt-BR"/>
        </w:rPr>
        <w:tab/>
      </w:r>
      <w:r w:rsidRPr="00D86DFA">
        <w:rPr>
          <w:b/>
          <w:lang w:val="en-US"/>
        </w:rPr>
        <w:t>R</w:t>
      </w:r>
      <w:r w:rsidRPr="00D86DFA">
        <w:rPr>
          <w:lang w:val="en-US"/>
        </w:rPr>
        <w:t>aspberry-</w:t>
      </w:r>
      <w:r w:rsidRPr="00D86DFA">
        <w:rPr>
          <w:b/>
          <w:lang w:val="en-US"/>
        </w:rPr>
        <w:t>Pi</w:t>
      </w:r>
    </w:p>
    <w:p w:rsidR="00C84FF6" w:rsidRPr="00D86DFA" w:rsidRDefault="00C84FF6" w:rsidP="00C84FF6">
      <w:pPr>
        <w:tabs>
          <w:tab w:val="left" w:pos="851"/>
        </w:tabs>
        <w:ind w:left="851" w:hanging="851"/>
        <w:rPr>
          <w:szCs w:val="24"/>
          <w:lang w:val="en-US"/>
        </w:rPr>
      </w:pPr>
      <w:r w:rsidRPr="00C84FF6">
        <w:rPr>
          <w:b/>
          <w:bCs/>
          <w:szCs w:val="24"/>
          <w:lang w:val="pt-BR"/>
        </w:rPr>
        <w:t>SSH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S</w:t>
      </w:r>
      <w:r w:rsidRPr="00C84FF6">
        <w:rPr>
          <w:szCs w:val="24"/>
          <w:lang w:val="pt-BR"/>
        </w:rPr>
        <w:t xml:space="preserve">ecure </w:t>
      </w:r>
      <w:r w:rsidRPr="00C84FF6">
        <w:rPr>
          <w:b/>
          <w:bCs/>
          <w:szCs w:val="24"/>
          <w:lang w:val="pt-BR"/>
        </w:rPr>
        <w:t>Sh</w:t>
      </w:r>
      <w:r w:rsidRPr="00C84FF6">
        <w:rPr>
          <w:szCs w:val="24"/>
          <w:lang w:val="pt-BR"/>
        </w:rPr>
        <w:t>ell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UART</w:t>
      </w:r>
      <w:r w:rsidRPr="00C84FF6">
        <w:rPr>
          <w:szCs w:val="24"/>
          <w:lang w:val="pt-BR"/>
        </w:rPr>
        <w:tab/>
      </w:r>
      <w:proofErr w:type="spellStart"/>
      <w:r w:rsidRPr="00C84FF6">
        <w:rPr>
          <w:b/>
          <w:bCs/>
          <w:szCs w:val="24"/>
        </w:rPr>
        <w:t>U</w:t>
      </w:r>
      <w:r w:rsidRPr="00C84FF6">
        <w:rPr>
          <w:szCs w:val="24"/>
        </w:rPr>
        <w:t>niversal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A</w:t>
      </w:r>
      <w:r w:rsidRPr="00C84FF6">
        <w:rPr>
          <w:szCs w:val="24"/>
        </w:rPr>
        <w:t>synchronous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R</w:t>
      </w:r>
      <w:r w:rsidRPr="00C84FF6">
        <w:rPr>
          <w:szCs w:val="24"/>
        </w:rPr>
        <w:t>eceiver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T</w:t>
      </w:r>
      <w:r w:rsidRPr="00C84FF6">
        <w:rPr>
          <w:szCs w:val="24"/>
        </w:rPr>
        <w:t>ransmitter</w:t>
      </w:r>
      <w:proofErr w:type="spellEnd"/>
      <w:r w:rsidRPr="00C84FF6">
        <w:rPr>
          <w:szCs w:val="24"/>
        </w:rPr>
        <w:t>, émetteur-récepteur asynchrone universel</w:t>
      </w:r>
      <w:r w:rsidRPr="00C84FF6">
        <w:rPr>
          <w:szCs w:val="24"/>
          <w:lang w:val="pt-BR"/>
        </w:rPr>
        <w:t xml:space="preserve"> 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VNC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V</w:t>
      </w:r>
      <w:r w:rsidRPr="00C84FF6">
        <w:rPr>
          <w:szCs w:val="24"/>
          <w:lang w:val="pt-BR"/>
        </w:rPr>
        <w:t xml:space="preserve">irtual </w:t>
      </w:r>
      <w:r w:rsidRPr="00C84FF6">
        <w:rPr>
          <w:b/>
          <w:bCs/>
          <w:szCs w:val="24"/>
          <w:lang w:val="pt-BR"/>
        </w:rPr>
        <w:t>N</w:t>
      </w:r>
      <w:r w:rsidRPr="00C84FF6">
        <w:rPr>
          <w:szCs w:val="24"/>
          <w:lang w:val="pt-BR"/>
        </w:rPr>
        <w:t xml:space="preserve">etwork </w:t>
      </w:r>
      <w:r w:rsidRPr="00C84FF6">
        <w:rPr>
          <w:b/>
          <w:bCs/>
          <w:szCs w:val="24"/>
          <w:lang w:val="pt-BR"/>
        </w:rPr>
        <w:t>C</w:t>
      </w:r>
      <w:r w:rsidRPr="00C84FF6">
        <w:rPr>
          <w:szCs w:val="24"/>
          <w:lang w:val="pt-BR"/>
        </w:rPr>
        <w:t>omputing</w:t>
      </w:r>
    </w:p>
    <w:p w:rsidR="00E47F95" w:rsidRPr="00E47F95" w:rsidRDefault="00E47F95" w:rsidP="00E47F95"/>
    <w:p w:rsidR="00E47F95" w:rsidRDefault="008F34D5" w:rsidP="00E47F95">
      <w:pPr>
        <w:pStyle w:val="Titre1"/>
      </w:pPr>
      <w:bookmarkStart w:id="7" w:name="_Toc398582014"/>
      <w:r>
        <w:rPr>
          <w:caps/>
        </w:rPr>
        <w:lastRenderedPageBreak/>
        <w:t>DESCRIPTION</w:t>
      </w:r>
      <w:bookmarkEnd w:id="7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Scilab (</w:t>
      </w:r>
      <w:hyperlink r:id="rId9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>
        <w:t xml:space="preserve"> et </w:t>
      </w:r>
      <w:r w:rsidR="004C4053">
        <w:t>d’</w:t>
      </w:r>
      <w:r>
        <w:t xml:space="preserve">une Raspberry-Pi </w:t>
      </w:r>
      <w:r w:rsidRPr="00CD0BEF">
        <w:t>(</w:t>
      </w:r>
      <w:hyperlink r:id="rId10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>
        <w:rPr>
          <w:rStyle w:val="CitationHTML"/>
          <w:i w:val="0"/>
        </w:rPr>
        <w:t>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4DB" w:rsidRDefault="005C04DB" w:rsidP="005C04DB">
      <w:r>
        <w:t xml:space="preserve">Il est possible de se connecter sur tout type de compteur électronique possédant une sortie liaison série. Se reporter au </w:t>
      </w:r>
      <w:r w:rsidRPr="00D07907">
        <w:rPr>
          <w:i/>
        </w:rPr>
        <w:t>§</w:t>
      </w:r>
      <w:r w:rsidR="00961DEF">
        <w:rPr>
          <w:i/>
        </w:rPr>
        <w:fldChar w:fldCharType="begin"/>
      </w:r>
      <w:r>
        <w:rPr>
          <w:i/>
        </w:rPr>
        <w:instrText xml:space="preserve"> REF _Ref396575814 \n \h </w:instrText>
      </w:r>
      <w:r w:rsidR="00961DEF">
        <w:rPr>
          <w:i/>
        </w:rPr>
      </w:r>
      <w:r w:rsidR="00961DEF">
        <w:rPr>
          <w:i/>
        </w:rPr>
        <w:fldChar w:fldCharType="separate"/>
      </w:r>
      <w:r w:rsidR="0073606F">
        <w:rPr>
          <w:i/>
        </w:rPr>
        <w:t>VII.2</w:t>
      </w:r>
      <w:r w:rsidR="00961DEF">
        <w:rPr>
          <w:i/>
        </w:rPr>
        <w:fldChar w:fldCharType="end"/>
      </w:r>
      <w:r>
        <w:t xml:space="preserve"> pour connaître la liste des compteurs déjà testés.</w:t>
      </w:r>
    </w:p>
    <w:p w:rsidR="004C4053" w:rsidRDefault="004C4053" w:rsidP="004C4053">
      <w:pPr>
        <w:rPr>
          <w:rStyle w:val="CitationHTML"/>
          <w:i w:val="0"/>
        </w:rPr>
      </w:pP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2D383F" w:rsidRDefault="002D383F" w:rsidP="001B6189">
      <w:pPr>
        <w:pStyle w:val="Titre1"/>
      </w:pPr>
      <w:bookmarkStart w:id="8" w:name="_Toc398582015"/>
      <w:r>
        <w:lastRenderedPageBreak/>
        <w:t>CONFIGURATION DE LA R-PI</w:t>
      </w:r>
      <w:bookmarkEnd w:id="8"/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Libérer UART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Client NTP</w:t>
      </w:r>
    </w:p>
    <w:p w:rsidR="002D383F" w:rsidRPr="00A76052" w:rsidRDefault="002D383F" w:rsidP="002D383F">
      <w:pPr>
        <w:rPr>
          <w:highlight w:val="yellow"/>
        </w:rPr>
      </w:pPr>
      <w:proofErr w:type="spellStart"/>
      <w:r w:rsidRPr="00A76052">
        <w:rPr>
          <w:highlight w:val="yellow"/>
        </w:rPr>
        <w:t>Dongle</w:t>
      </w:r>
      <w:proofErr w:type="spellEnd"/>
      <w:r w:rsidRPr="00A76052">
        <w:rPr>
          <w:highlight w:val="yellow"/>
        </w:rPr>
        <w:t xml:space="preserve"> Wifi</w:t>
      </w:r>
    </w:p>
    <w:p w:rsidR="00E86899" w:rsidRPr="002D383F" w:rsidRDefault="00E86899" w:rsidP="002D383F">
      <w:r w:rsidRPr="00A76052">
        <w:rPr>
          <w:highlight w:val="yellow"/>
        </w:rPr>
        <w:t xml:space="preserve">Lancer le programme en SSH : </w:t>
      </w:r>
      <w:proofErr w:type="gramStart"/>
      <w:r w:rsidRPr="00A76052">
        <w:rPr>
          <w:highlight w:val="yellow"/>
        </w:rPr>
        <w:t>./</w:t>
      </w:r>
      <w:proofErr w:type="spellStart"/>
      <w:proofErr w:type="gramEnd"/>
      <w:r w:rsidRPr="00A76052">
        <w:rPr>
          <w:highlight w:val="yellow"/>
        </w:rPr>
        <w:t>compteur_linky</w:t>
      </w:r>
      <w:proofErr w:type="spellEnd"/>
      <w:r w:rsidRPr="00A76052">
        <w:rPr>
          <w:highlight w:val="yellow"/>
        </w:rPr>
        <w:t xml:space="preserve"> &gt;&gt; compteur.log &amp;</w:t>
      </w:r>
    </w:p>
    <w:p w:rsidR="001B6189" w:rsidRDefault="008F34D5" w:rsidP="001B6189">
      <w:pPr>
        <w:pStyle w:val="Titre1"/>
      </w:pPr>
      <w:bookmarkStart w:id="9" w:name="_Toc398582016"/>
      <w:r>
        <w:rPr>
          <w:caps/>
        </w:rPr>
        <w:lastRenderedPageBreak/>
        <w:t>ARCHITECTURE</w:t>
      </w:r>
      <w:bookmarkEnd w:id="9"/>
    </w:p>
    <w:p w:rsidR="001B6189" w:rsidRDefault="007C77A0" w:rsidP="00AF00BF">
      <w:pPr>
        <w:pStyle w:val="Titre2"/>
      </w:pPr>
      <w:bookmarkStart w:id="10" w:name="_Toc398582017"/>
      <w:r>
        <w:t>A-0</w:t>
      </w:r>
      <w:r w:rsidR="008F34D5">
        <w:t xml:space="preserve"> - </w:t>
      </w:r>
      <w:r w:rsidR="008F34D5" w:rsidRPr="008F34D5">
        <w:t>Architecture Générale</w:t>
      </w:r>
      <w:bookmarkEnd w:id="10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580000" cy="3001655"/>
            <wp:effectExtent l="95250" t="114300" r="344550" b="2749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0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  <w:rPr>
          <w:noProof/>
        </w:rPr>
      </w:pPr>
      <w:bookmarkStart w:id="11" w:name="_Toc398581995"/>
      <w:r>
        <w:t xml:space="preserve">Figure </w:t>
      </w:r>
      <w:fldSimple w:instr=" SEQ Figure \* ARABIC ">
        <w:r w:rsidR="0073606F">
          <w:rPr>
            <w:noProof/>
          </w:rPr>
          <w:t>1</w:t>
        </w:r>
      </w:fldSimple>
      <w:r>
        <w:rPr>
          <w:noProof/>
        </w:rPr>
        <w:t xml:space="preserve"> - A-0 - Schéma de principe</w:t>
      </w:r>
      <w:bookmarkEnd w:id="11"/>
    </w:p>
    <w:p w:rsidR="00470703" w:rsidRPr="00470703" w:rsidRDefault="00470703" w:rsidP="00470703"/>
    <w:tbl>
      <w:tblPr>
        <w:tblStyle w:val="Grilledutableau"/>
        <w:tblW w:w="0" w:type="auto"/>
        <w:tblLook w:val="04A0"/>
      </w:tblPr>
      <w:tblGrid>
        <w:gridCol w:w="1394"/>
        <w:gridCol w:w="3071"/>
        <w:gridCol w:w="4715"/>
      </w:tblGrid>
      <w:tr w:rsidR="0093428B" w:rsidRPr="0093428B" w:rsidTr="0093428B">
        <w:tc>
          <w:tcPr>
            <w:tcW w:w="1394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Référence</w:t>
            </w:r>
          </w:p>
        </w:tc>
        <w:tc>
          <w:tcPr>
            <w:tcW w:w="3071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Nom</w:t>
            </w:r>
          </w:p>
        </w:tc>
        <w:tc>
          <w:tcPr>
            <w:tcW w:w="4715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Description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A-0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Architecture Générale</w:t>
            </w:r>
          </w:p>
        </w:tc>
        <w:tc>
          <w:tcPr>
            <w:tcW w:w="4715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Vue d’ensemble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A1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Compteur ERDF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50355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Acquisition des grandeurs électriques</w:t>
            </w:r>
            <w:r w:rsidR="003D269A">
              <w:rPr>
                <w:sz w:val="24"/>
                <w:szCs w:val="24"/>
              </w:rPr>
              <w:t>, échantillonnage</w:t>
            </w:r>
            <w:r w:rsidR="0050355D">
              <w:rPr>
                <w:sz w:val="24"/>
                <w:szCs w:val="24"/>
              </w:rPr>
              <w:t xml:space="preserve">, </w:t>
            </w:r>
            <w:r w:rsidR="003D269A">
              <w:rPr>
                <w:sz w:val="24"/>
                <w:szCs w:val="24"/>
              </w:rPr>
              <w:t>envoi sur liaison série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A2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Conditionnement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Mise en forme </w:t>
            </w:r>
            <w:r w:rsidR="0050355D">
              <w:rPr>
                <w:sz w:val="24"/>
                <w:szCs w:val="24"/>
              </w:rPr>
              <w:t xml:space="preserve">électrique </w:t>
            </w:r>
            <w:r>
              <w:rPr>
                <w:sz w:val="24"/>
                <w:szCs w:val="24"/>
              </w:rPr>
              <w:t>de la liaison série</w:t>
            </w:r>
          </w:p>
        </w:tc>
      </w:tr>
      <w:tr w:rsidR="0093428B" w:rsidRPr="00D941E6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A3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Acquisition - Stockage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D941E6" w:rsidRDefault="003D269A" w:rsidP="0050355D">
            <w:pPr>
              <w:jc w:val="left"/>
              <w:rPr>
                <w:sz w:val="24"/>
                <w:szCs w:val="24"/>
                <w:lang w:val="en-US"/>
              </w:rPr>
            </w:pPr>
            <w:r w:rsidRPr="00D941E6">
              <w:rPr>
                <w:sz w:val="24"/>
                <w:szCs w:val="24"/>
              </w:rPr>
              <w:t>Décodage</w:t>
            </w:r>
            <w:r w:rsidR="00D941E6" w:rsidRPr="00D941E6">
              <w:rPr>
                <w:sz w:val="24"/>
                <w:szCs w:val="24"/>
              </w:rPr>
              <w:t>, horodatage</w:t>
            </w:r>
            <w:r w:rsidRPr="00D941E6">
              <w:rPr>
                <w:sz w:val="24"/>
                <w:szCs w:val="24"/>
              </w:rPr>
              <w:t>, stockage, serveur</w:t>
            </w:r>
            <w:r w:rsidR="0050355D">
              <w:rPr>
                <w:sz w:val="24"/>
                <w:szCs w:val="24"/>
              </w:rPr>
              <w:t>s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A4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Transfert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Transfert ponctuel</w:t>
            </w:r>
            <w:r w:rsidR="00D941E6">
              <w:rPr>
                <w:sz w:val="24"/>
                <w:szCs w:val="24"/>
              </w:rPr>
              <w:t xml:space="preserve"> pour exploitation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A5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Exploitation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3D269A" w:rsidP="00D941E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Analyses </w:t>
            </w:r>
            <w:r w:rsidRPr="003D269A">
              <w:rPr>
                <w:sz w:val="24"/>
                <w:szCs w:val="24"/>
              </w:rPr>
              <w:t>approfondie</w:t>
            </w:r>
            <w:r>
              <w:rPr>
                <w:sz w:val="24"/>
                <w:szCs w:val="24"/>
              </w:rPr>
              <w:t>s</w:t>
            </w:r>
            <w:r w:rsidR="00D941E6">
              <w:rPr>
                <w:sz w:val="24"/>
                <w:szCs w:val="24"/>
              </w:rPr>
              <w:t xml:space="preserve"> avec Scilab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A6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Affichage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basique</w:t>
            </w:r>
            <w:r w:rsidR="0050355D">
              <w:rPr>
                <w:sz w:val="24"/>
                <w:szCs w:val="24"/>
              </w:rPr>
              <w:t xml:space="preserve"> avec un navigateur web</w:t>
            </w:r>
          </w:p>
        </w:tc>
      </w:tr>
    </w:tbl>
    <w:p w:rsidR="007C77A0" w:rsidRDefault="007C77A0" w:rsidP="007C77A0"/>
    <w:p w:rsidR="0050355D" w:rsidRDefault="0050355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6"/>
        </w:rPr>
      </w:pPr>
      <w:r>
        <w:br w:type="page"/>
      </w:r>
    </w:p>
    <w:p w:rsidR="008F34D5" w:rsidRDefault="008F34D5" w:rsidP="00AF00BF">
      <w:pPr>
        <w:pStyle w:val="Titre2"/>
      </w:pPr>
      <w:bookmarkStart w:id="12" w:name="_Toc398582018"/>
      <w:r>
        <w:lastRenderedPageBreak/>
        <w:t xml:space="preserve">A1 - </w:t>
      </w:r>
      <w:r w:rsidRPr="008F34D5">
        <w:t>Compteur ERDF</w:t>
      </w:r>
      <w:bookmarkEnd w:id="12"/>
    </w:p>
    <w:p w:rsidR="00AF00BF" w:rsidRPr="00AF00BF" w:rsidRDefault="005C04DB" w:rsidP="00AF00BF">
      <w:pPr>
        <w:rPr>
          <w:b/>
        </w:rPr>
      </w:pPr>
      <w:r>
        <w:t xml:space="preserve">A partir des documents </w:t>
      </w:r>
      <w:r w:rsidR="00961DEF">
        <w:fldChar w:fldCharType="begin"/>
      </w:r>
      <w:r>
        <w:instrText xml:space="preserve"> REF _Ref396575844 \n \h </w:instrText>
      </w:r>
      <w:r w:rsidR="00961DEF">
        <w:fldChar w:fldCharType="separate"/>
      </w:r>
      <w:r w:rsidR="0073606F">
        <w:t>[D1]</w:t>
      </w:r>
      <w:r w:rsidR="00961DEF">
        <w:fldChar w:fldCharType="end"/>
      </w:r>
      <w:r>
        <w:t xml:space="preserve"> et </w:t>
      </w:r>
      <w:r w:rsidR="00961DEF">
        <w:fldChar w:fldCharType="begin"/>
      </w:r>
      <w:r>
        <w:instrText xml:space="preserve"> REF _Ref396575845 \n \h </w:instrText>
      </w:r>
      <w:r w:rsidR="00961DEF">
        <w:fldChar w:fldCharType="separate"/>
      </w:r>
      <w:r w:rsidR="0073606F">
        <w:t>[D2]</w:t>
      </w:r>
      <w:r w:rsidR="00961DEF">
        <w:fldChar w:fldCharType="end"/>
      </w:r>
      <w:r>
        <w:t>, le</w:t>
      </w:r>
      <w:r w:rsidRPr="005C04DB">
        <w:t>s</w:t>
      </w:r>
      <w:bookmarkStart w:id="13" w:name="_Toc386441850"/>
      <w:bookmarkStart w:id="14" w:name="_Toc386441886"/>
      <w:bookmarkStart w:id="15" w:name="_Toc386442250"/>
      <w:r w:rsidR="009C1F41" w:rsidRPr="005C04DB">
        <w:rPr>
          <w:rFonts w:ascii="Calibri" w:hAnsi="Calibri"/>
        </w:rPr>
        <w:t xml:space="preserve"> </w:t>
      </w:r>
      <w:r w:rsidRPr="005C04DB">
        <w:rPr>
          <w:rFonts w:ascii="Calibri" w:hAnsi="Calibri"/>
        </w:rPr>
        <w:t>c</w:t>
      </w:r>
      <w:r w:rsidR="00AF00BF" w:rsidRPr="005C04DB">
        <w:t>aractéristiques physiques des signaux de télé-information client</w:t>
      </w:r>
      <w:bookmarkEnd w:id="13"/>
      <w:bookmarkEnd w:id="14"/>
      <w:bookmarkEnd w:id="15"/>
      <w:r>
        <w:t>,</w:t>
      </w:r>
      <w:r w:rsidRPr="005C04DB">
        <w:t xml:space="preserve"> sous </w:t>
      </w:r>
      <w:r w:rsidR="0037592C">
        <w:t xml:space="preserve">le </w:t>
      </w:r>
      <w:r w:rsidRPr="005C04DB">
        <w:t>couvre-bornes</w:t>
      </w:r>
      <w:r>
        <w:t>,</w:t>
      </w:r>
      <w:r w:rsidRPr="005C04DB">
        <w:t xml:space="preserve"> sont les suivantes :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binaire,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unidirectionnelle,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>vitesse de modulation 1200 bauds +/-1</w:t>
      </w:r>
      <w:proofErr w:type="gramStart"/>
      <w:r w:rsidRPr="005C04DB">
        <w:rPr>
          <w:rFonts w:asciiTheme="minorHAnsi" w:hAnsiTheme="minorHAnsi"/>
        </w:rPr>
        <w:t>%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durée égale des bits à « 0 » et à « 1 </w:t>
      </w:r>
      <w:proofErr w:type="gramStart"/>
      <w:r w:rsidRPr="005C04DB">
        <w:rPr>
          <w:rFonts w:asciiTheme="minorHAnsi" w:hAnsiTheme="minorHAnsi"/>
        </w:rPr>
        <w:t>»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  <w:color w:val="auto"/>
        </w:rPr>
      </w:pPr>
      <w:r w:rsidRPr="005C04DB">
        <w:rPr>
          <w:rFonts w:asciiTheme="minorHAnsi" w:hAnsiTheme="minorHAnsi"/>
        </w:rPr>
        <w:t xml:space="preserve">fréquence de </w:t>
      </w:r>
      <w:r w:rsidRPr="005C04DB">
        <w:rPr>
          <w:rFonts w:asciiTheme="minorHAnsi" w:hAnsiTheme="minorHAnsi"/>
          <w:color w:val="auto"/>
        </w:rPr>
        <w:t>la porteuse 50kHz +/-3</w:t>
      </w:r>
      <w:proofErr w:type="gramStart"/>
      <w:r w:rsidRPr="005C04DB">
        <w:rPr>
          <w:rFonts w:asciiTheme="minorHAnsi" w:hAnsiTheme="minorHAnsi"/>
          <w:color w:val="auto"/>
        </w:rPr>
        <w:t>% ,</w:t>
      </w:r>
      <w:proofErr w:type="gramEnd"/>
      <w:r w:rsidRPr="005C04DB">
        <w:rPr>
          <w:rFonts w:asciiTheme="minorHAnsi" w:hAnsiTheme="minorHAnsi"/>
          <w:color w:val="auto"/>
        </w:rPr>
        <w:t xml:space="preserve"> </w:t>
      </w:r>
    </w:p>
    <w:p w:rsidR="005C04DB" w:rsidRPr="005C04DB" w:rsidRDefault="00AF00BF" w:rsidP="005C04DB">
      <w:pPr>
        <w:pStyle w:val="Default"/>
        <w:numPr>
          <w:ilvl w:val="0"/>
          <w:numId w:val="3"/>
        </w:numPr>
        <w:ind w:left="708"/>
        <w:rPr>
          <w:rFonts w:asciiTheme="minorHAnsi" w:hAnsiTheme="minorHAnsi" w:cs="Tahoma"/>
        </w:rPr>
      </w:pPr>
      <w:r w:rsidRPr="005C04DB">
        <w:rPr>
          <w:rFonts w:asciiTheme="minorHAnsi" w:hAnsiTheme="minorHAnsi"/>
          <w:color w:val="auto"/>
        </w:rPr>
        <w:t>logique de codage négative</w:t>
      </w:r>
    </w:p>
    <w:p w:rsidR="005C04DB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>un bit émis à "0" correspond à la présence de porteuse pendant le temps correspondant.</w:t>
      </w:r>
    </w:p>
    <w:p w:rsidR="00AF00BF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 xml:space="preserve">un bit émis à "1" correspond à l'absence de porteuse pendant le temps correspondant. </w:t>
      </w:r>
    </w:p>
    <w:p w:rsidR="00AF00BF" w:rsidRPr="005C04DB" w:rsidRDefault="00AF00BF" w:rsidP="00AF00BF">
      <w:pPr>
        <w:autoSpaceDE w:val="0"/>
        <w:autoSpaceDN w:val="0"/>
        <w:adjustRightInd w:val="0"/>
        <w:spacing w:after="0" w:line="240" w:lineRule="auto"/>
        <w:ind w:left="708"/>
        <w:rPr>
          <w:rFonts w:cs="Tahoma"/>
          <w:color w:val="000000"/>
          <w:szCs w:val="24"/>
        </w:rPr>
      </w:pPr>
    </w:p>
    <w:p w:rsidR="00AF00BF" w:rsidRPr="005C04DB" w:rsidRDefault="00AF00BF" w:rsidP="005C04DB">
      <w:p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Après démodulation, </w:t>
      </w:r>
      <w:r w:rsidR="005C04DB">
        <w:rPr>
          <w:rFonts w:cs="Tahoma"/>
          <w:color w:val="000000"/>
          <w:szCs w:val="24"/>
        </w:rPr>
        <w:t>la</w:t>
      </w:r>
      <w:r w:rsidRPr="005C04DB">
        <w:rPr>
          <w:rFonts w:cs="Tahoma"/>
          <w:color w:val="000000"/>
          <w:szCs w:val="24"/>
        </w:rPr>
        <w:t xml:space="preserve"> liaison asynchrone classique </w:t>
      </w:r>
      <w:r w:rsidR="005C04DB">
        <w:rPr>
          <w:rFonts w:cs="Tahoma"/>
          <w:color w:val="000000"/>
          <w:szCs w:val="24"/>
        </w:rPr>
        <w:t>a</w:t>
      </w:r>
      <w:r w:rsidRPr="005C04DB">
        <w:rPr>
          <w:rFonts w:cs="Tahoma"/>
          <w:color w:val="000000"/>
          <w:szCs w:val="24"/>
        </w:rPr>
        <w:t xml:space="preserve"> les caractéristiques suivantes: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vitesse de transmission 1200 </w:t>
      </w:r>
      <w:r w:rsidR="0037592C" w:rsidRPr="005C04DB">
        <w:rPr>
          <w:szCs w:val="24"/>
        </w:rPr>
        <w:t>bauds</w:t>
      </w:r>
    </w:p>
    <w:p w:rsid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codage de toutes les informations sous forme ASCII (affichable)</w:t>
      </w:r>
    </w:p>
    <w:p w:rsid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7 bits pour représenter un caractère ASCII</w:t>
      </w:r>
    </w:p>
    <w:p w:rsidR="00AF00BF" w:rsidRP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 1 bit de parité, parité paire (</w:t>
      </w:r>
      <w:proofErr w:type="spellStart"/>
      <w:r w:rsidRPr="005C04DB">
        <w:rPr>
          <w:rFonts w:cs="Tahoma"/>
          <w:color w:val="000000"/>
          <w:szCs w:val="24"/>
        </w:rPr>
        <w:t>even</w:t>
      </w:r>
      <w:proofErr w:type="spellEnd"/>
      <w:r w:rsidRPr="005C04DB">
        <w:rPr>
          <w:rFonts w:cs="Tahoma"/>
          <w:color w:val="000000"/>
          <w:szCs w:val="24"/>
        </w:rPr>
        <w:t xml:space="preserve">)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</w:t>
      </w:r>
      <w:proofErr w:type="spellStart"/>
      <w:r w:rsidRPr="005C04DB">
        <w:rPr>
          <w:rFonts w:cs="Tahoma"/>
          <w:color w:val="000000"/>
          <w:szCs w:val="24"/>
        </w:rPr>
        <w:t>start</w:t>
      </w:r>
      <w:proofErr w:type="spellEnd"/>
      <w:r w:rsidRPr="005C04DB">
        <w:rPr>
          <w:rFonts w:cs="Tahoma"/>
          <w:color w:val="000000"/>
          <w:szCs w:val="24"/>
        </w:rPr>
        <w:t xml:space="preserve"> avant chaque caractère &lt;=&gt; "0" logique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stop après chaque caractère &lt;=&gt; "1" logique </w:t>
      </w:r>
    </w:p>
    <w:p w:rsidR="00D93E31" w:rsidRDefault="00D93E31" w:rsidP="008F34D5">
      <w:r>
        <w:t>Le contenu des trames est décrite dans le §</w:t>
      </w:r>
      <w:r w:rsidR="00961DEF">
        <w:fldChar w:fldCharType="begin"/>
      </w:r>
      <w:r>
        <w:instrText xml:space="preserve"> REF _Ref396591727 \r \h </w:instrText>
      </w:r>
      <w:r w:rsidR="00961DEF">
        <w:fldChar w:fldCharType="separate"/>
      </w:r>
      <w:r w:rsidR="0073606F">
        <w:t>VI.4.A.1</w:t>
      </w:r>
      <w:r w:rsidR="00961DEF">
        <w:fldChar w:fldCharType="end"/>
      </w:r>
      <w:r>
        <w:t>.</w:t>
      </w:r>
    </w:p>
    <w:p w:rsidR="00D93E31" w:rsidRDefault="00D93E31" w:rsidP="008F34D5"/>
    <w:p w:rsidR="008F34D5" w:rsidRPr="007C77A0" w:rsidRDefault="008F34D5" w:rsidP="00AF00BF">
      <w:pPr>
        <w:pStyle w:val="Titre2"/>
      </w:pPr>
      <w:bookmarkStart w:id="16" w:name="_Toc398582019"/>
      <w:r>
        <w:t xml:space="preserve">A2 - </w:t>
      </w:r>
      <w:r w:rsidRPr="008F34D5">
        <w:t>Conditionnement</w:t>
      </w:r>
      <w:bookmarkEnd w:id="16"/>
    </w:p>
    <w:p w:rsidR="007C77A0" w:rsidRDefault="008F34D5" w:rsidP="00470703">
      <w:pPr>
        <w:pStyle w:val="Illustration"/>
      </w:pPr>
      <w:r>
        <w:drawing>
          <wp:inline distT="0" distB="0" distL="0" distR="0">
            <wp:extent cx="2828925" cy="1964609"/>
            <wp:effectExtent l="95250" t="114300" r="314325" b="264241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7" w:name="_Toc398581996"/>
      <w:r>
        <w:t xml:space="preserve">Figure </w:t>
      </w:r>
      <w:fldSimple w:instr=" SEQ Figure \* ARABIC ">
        <w:r w:rsidR="0073606F">
          <w:rPr>
            <w:noProof/>
          </w:rPr>
          <w:t>2</w:t>
        </w:r>
      </w:fldSimple>
      <w:r>
        <w:rPr>
          <w:noProof/>
        </w:rPr>
        <w:t xml:space="preserve"> - A2 - Schéma de principe</w:t>
      </w:r>
      <w:bookmarkEnd w:id="17"/>
    </w:p>
    <w:p w:rsidR="0037592C" w:rsidRDefault="00470703" w:rsidP="0037592C">
      <w:r>
        <w:t>Cette fonction convertie un signal modulé en amplitude en un signal logique 3,3V. La BOM se trouve dans le §</w:t>
      </w:r>
      <w:r w:rsidR="00961DEF">
        <w:fldChar w:fldCharType="begin"/>
      </w:r>
      <w:r>
        <w:instrText xml:space="preserve"> REF _Ref396579543 \n \h </w:instrText>
      </w:r>
      <w:r w:rsidR="00961DEF">
        <w:fldChar w:fldCharType="separate"/>
      </w:r>
      <w:r w:rsidR="0073606F">
        <w:t>VII.3</w:t>
      </w:r>
      <w:r w:rsidR="00961DEF">
        <w:fldChar w:fldCharType="end"/>
      </w:r>
      <w:r>
        <w:t>.</w:t>
      </w:r>
    </w:p>
    <w:p w:rsidR="00470703" w:rsidRPr="00E10DED" w:rsidRDefault="00D86DFA" w:rsidP="00E10DED">
      <w:pPr>
        <w:pStyle w:val="Illustration"/>
      </w:pPr>
      <w:r>
        <w:lastRenderedPageBreak/>
        <w:drawing>
          <wp:inline distT="0" distB="0" distL="0" distR="0">
            <wp:extent cx="5400847" cy="2880000"/>
            <wp:effectExtent l="0" t="0" r="9353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8" w:name="_Toc398581997"/>
      <w:r w:rsidRPr="00470703">
        <w:t xml:space="preserve">Figure </w:t>
      </w:r>
      <w:fldSimple w:instr=" SEQ Figure \* ARABIC ">
        <w:r w:rsidR="0073606F">
          <w:rPr>
            <w:noProof/>
          </w:rPr>
          <w:t>3</w:t>
        </w:r>
      </w:fldSimple>
      <w:r w:rsidRPr="00470703">
        <w:t xml:space="preserve"> - A2 - Schéma électrique</w:t>
      </w:r>
      <w:bookmarkEnd w:id="18"/>
    </w:p>
    <w:p w:rsidR="00470703" w:rsidRDefault="00470703" w:rsidP="00470703">
      <w:r>
        <w:t>Nota : Le compteur ERDF est</w:t>
      </w:r>
      <w:r w:rsidR="00D86DFA">
        <w:t xml:space="preserve"> une modélisation </w:t>
      </w:r>
      <w:r>
        <w:t>électrique.</w:t>
      </w:r>
    </w:p>
    <w:p w:rsidR="00C526BC" w:rsidRDefault="00C526BC" w:rsidP="00470703">
      <w:r>
        <w:t>La tension porteuse entre Ve+ et Ve- est à la fréquence de 50kHz. L’</w:t>
      </w:r>
      <w:proofErr w:type="spellStart"/>
      <w:r>
        <w:t>optocoupleur</w:t>
      </w:r>
      <w:proofErr w:type="spellEnd"/>
      <w:r>
        <w:t xml:space="preserve"> Q1 est naturellement lent à la commutation</w:t>
      </w:r>
      <w:r w:rsidR="007D04A7">
        <w:t xml:space="preserve"> et </w:t>
      </w:r>
      <w:r>
        <w:t xml:space="preserve">filtre le 50kHz d’où Vs un signal carré </w:t>
      </w:r>
      <w:r w:rsidR="007D04A7">
        <w:t>à</w:t>
      </w:r>
      <w:r>
        <w:t xml:space="preserve"> logique </w:t>
      </w:r>
      <w:r w:rsidR="007D04A7">
        <w:t>positive</w:t>
      </w:r>
      <w:r>
        <w:t>.</w:t>
      </w:r>
    </w:p>
    <w:p w:rsidR="00C526BC" w:rsidRPr="00A76052" w:rsidRDefault="00C526BC" w:rsidP="00470703">
      <w:pPr>
        <w:rPr>
          <w:highlight w:val="yellow"/>
        </w:rPr>
      </w:pPr>
      <w:r w:rsidRPr="00A76052">
        <w:rPr>
          <w:highlight w:val="yellow"/>
        </w:rPr>
        <w:t xml:space="preserve">Le filtre R5C2 est fixé à </w:t>
      </w:r>
      <w:proofErr w:type="spellStart"/>
      <w:r w:rsidRPr="00A76052">
        <w:rPr>
          <w:highlight w:val="yellow"/>
        </w:rPr>
        <w:t>fc</w:t>
      </w:r>
      <w:proofErr w:type="spellEnd"/>
      <w:r w:rsidRPr="00A76052">
        <w:rPr>
          <w:highlight w:val="yellow"/>
        </w:rPr>
        <w:t xml:space="preserve"> ≈ 12kHz</w:t>
      </w:r>
    </w:p>
    <w:p w:rsidR="00807B13" w:rsidRPr="00470703" w:rsidRDefault="00807B13" w:rsidP="00470703">
      <w:r w:rsidRPr="00A76052">
        <w:rPr>
          <w:highlight w:val="yellow"/>
        </w:rPr>
        <w:t xml:space="preserve">Le pont R1, R2 et R3 est symétrique et assure </w:t>
      </w:r>
      <w:r w:rsidR="00D93E31" w:rsidRPr="00A76052">
        <w:rPr>
          <w:highlight w:val="yellow"/>
        </w:rPr>
        <w:t>la</w:t>
      </w:r>
      <w:r w:rsidRPr="00A76052">
        <w:rPr>
          <w:highlight w:val="yellow"/>
        </w:rPr>
        <w:t xml:space="preserve"> continuité du courant lorsque |Ve+ - Ve-| est inférieur à la tension de seuil des diodes.</w:t>
      </w:r>
    </w:p>
    <w:p w:rsidR="00CD0BEF" w:rsidRDefault="00CD0BEF" w:rsidP="00E47F95"/>
    <w:p w:rsidR="008F34D5" w:rsidRDefault="008F34D5" w:rsidP="00AF00BF">
      <w:pPr>
        <w:pStyle w:val="Titre2"/>
      </w:pPr>
      <w:bookmarkStart w:id="19" w:name="_Toc398582020"/>
      <w:r>
        <w:lastRenderedPageBreak/>
        <w:t xml:space="preserve">A3 - </w:t>
      </w:r>
      <w:r w:rsidRPr="008F34D5">
        <w:t>Acquisition - Stockage</w:t>
      </w:r>
      <w:bookmarkEnd w:id="19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711675" cy="3600000"/>
            <wp:effectExtent l="19050" t="0" r="332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7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0" w:name="_Toc398581998"/>
      <w:r>
        <w:t xml:space="preserve">Figure </w:t>
      </w:r>
      <w:fldSimple w:instr=" SEQ Figure \* ARABIC ">
        <w:r w:rsidR="0073606F">
          <w:rPr>
            <w:noProof/>
          </w:rPr>
          <w:t>4</w:t>
        </w:r>
      </w:fldSimple>
      <w:r>
        <w:rPr>
          <w:noProof/>
        </w:rPr>
        <w:t xml:space="preserve"> - A3 - Schéma de principe</w:t>
      </w:r>
      <w:bookmarkEnd w:id="20"/>
    </w:p>
    <w:p w:rsidR="00470703" w:rsidRDefault="00D93E31" w:rsidP="00D93E31">
      <w:r>
        <w:t>La R-Pi assure la communication unidirectionnelle avec le compteur, le décodage, l’horodatage et l’enregistrement des points de mesure.</w:t>
      </w:r>
    </w:p>
    <w:p w:rsidR="00D93E31" w:rsidRDefault="00D93E31" w:rsidP="00D93E31">
      <w:r>
        <w:t>L’interface SSH/VNC sert à la gestion à distance.</w:t>
      </w:r>
    </w:p>
    <w:p w:rsidR="00DE1F3D" w:rsidRDefault="00DE1F3D" w:rsidP="00D93E31"/>
    <w:p w:rsidR="00D93E31" w:rsidRDefault="00D93E31" w:rsidP="00D93E31">
      <w:pPr>
        <w:pStyle w:val="Titre3"/>
      </w:pPr>
      <w:bookmarkStart w:id="21" w:name="_Toc398582021"/>
      <w:r>
        <w:t>A31 –</w:t>
      </w:r>
      <w:r w:rsidR="00DE1F3D">
        <w:t>P</w:t>
      </w:r>
      <w:r>
        <w:t>rogramme en C</w:t>
      </w:r>
      <w:bookmarkEnd w:id="21"/>
    </w:p>
    <w:p w:rsidR="00D93E31" w:rsidRDefault="00D93E31" w:rsidP="00D93E31">
      <w:pPr>
        <w:pStyle w:val="Titre4"/>
      </w:pPr>
      <w:bookmarkStart w:id="22" w:name="_Ref396591727"/>
      <w:bookmarkStart w:id="23" w:name="_Toc398582022"/>
      <w:r>
        <w:t>Synoptique</w:t>
      </w:r>
      <w:bookmarkEnd w:id="22"/>
      <w:r w:rsidR="00DE1F3D">
        <w:t xml:space="preserve"> d’une trame</w:t>
      </w:r>
      <w:bookmarkEnd w:id="23"/>
    </w:p>
    <w:p w:rsidR="00D93E31" w:rsidRDefault="00D93E31" w:rsidP="00D93E31">
      <w:r>
        <w:t>Les trames envoyées par le compteur ne sont pas horodatées et se composent</w:t>
      </w:r>
      <w:r w:rsidR="00A43286">
        <w:t xml:space="preserve"> comme décrit dans la </w:t>
      </w:r>
      <w:fldSimple w:instr=" REF _Ref396592173 \h  \* MERGEFORMAT ">
        <w:r w:rsidR="0073606F" w:rsidRPr="0073606F">
          <w:rPr>
            <w:i/>
          </w:rPr>
          <w:t xml:space="preserve">Figure </w:t>
        </w:r>
        <w:r w:rsidR="0073606F" w:rsidRPr="0073606F">
          <w:rPr>
            <w:i/>
            <w:noProof/>
          </w:rPr>
          <w:t>5</w:t>
        </w:r>
      </w:fldSimple>
      <w:r>
        <w:t>.</w:t>
      </w:r>
      <w:r w:rsidR="00A43286">
        <w:t xml:space="preserve"> </w:t>
      </w:r>
      <w:r w:rsidR="00DE1F3D">
        <w:t>Envoyées en boucle, leur contenu peu</w:t>
      </w:r>
      <w:r w:rsidR="00A43286">
        <w:t>t varier selon le compteur ou la configuration utilisée</w:t>
      </w:r>
      <w:r w:rsidR="00DE1F3D">
        <w:t xml:space="preserve"> (Base, HCHP, …).</w:t>
      </w:r>
    </w:p>
    <w:p w:rsidR="002D383F" w:rsidRPr="002D383F" w:rsidRDefault="002D383F" w:rsidP="00D93E31">
      <w:r>
        <w:t xml:space="preserve">L’algorithme du programme est donnée dans le </w:t>
      </w:r>
      <w:r w:rsidRPr="002D383F">
        <w:rPr>
          <w:i/>
        </w:rPr>
        <w:t>§</w:t>
      </w:r>
      <w:fldSimple w:instr=" REF _Ref396595995 \n \h  \* MERGEFORMAT ">
        <w:r w:rsidR="0073606F" w:rsidRPr="0073606F">
          <w:rPr>
            <w:i/>
          </w:rPr>
          <w:t>VI.4.A.2</w:t>
        </w:r>
      </w:fldSimple>
      <w:r>
        <w:t>.</w:t>
      </w:r>
    </w:p>
    <w:p w:rsidR="00DE1F3D" w:rsidRDefault="00DE1F3D" w:rsidP="00D93E31"/>
    <w:p w:rsidR="00D93E31" w:rsidRDefault="000A3EC1" w:rsidP="00DE1F3D">
      <w:pPr>
        <w:pStyle w:val="Illustration"/>
      </w:pPr>
      <w:r>
        <w:lastRenderedPageBreak/>
        <w:drawing>
          <wp:inline distT="0" distB="0" distL="0" distR="0">
            <wp:extent cx="4782277" cy="2880000"/>
            <wp:effectExtent l="19050" t="0" r="0" b="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286" w:rsidRPr="00D93E31" w:rsidRDefault="00A43286" w:rsidP="00A43286">
      <w:pPr>
        <w:pStyle w:val="Lgende"/>
      </w:pPr>
      <w:bookmarkStart w:id="24" w:name="_Ref396592173"/>
      <w:bookmarkStart w:id="25" w:name="_Toc398581999"/>
      <w:r>
        <w:t xml:space="preserve">Figure </w:t>
      </w:r>
      <w:fldSimple w:instr=" SEQ Figure \* ARABIC ">
        <w:r w:rsidR="0073606F">
          <w:rPr>
            <w:noProof/>
          </w:rPr>
          <w:t>5</w:t>
        </w:r>
      </w:fldSimple>
      <w:bookmarkEnd w:id="24"/>
      <w:r>
        <w:t xml:space="preserve"> – A31 - Constitution d’une trame</w:t>
      </w:r>
      <w:bookmarkEnd w:id="25"/>
    </w:p>
    <w:p w:rsidR="00D93E31" w:rsidRDefault="00D93E31" w:rsidP="00D93E31"/>
    <w:p w:rsidR="00D93E31" w:rsidRDefault="00D93E31" w:rsidP="00D93E31">
      <w:pPr>
        <w:pStyle w:val="Titre4"/>
      </w:pPr>
      <w:bookmarkStart w:id="26" w:name="_Ref396595995"/>
      <w:bookmarkStart w:id="27" w:name="_Toc398582023"/>
      <w:r>
        <w:t>Algorithm</w:t>
      </w:r>
      <w:bookmarkEnd w:id="26"/>
      <w:r w:rsidR="002D383F">
        <w:t>e</w:t>
      </w:r>
      <w:bookmarkEnd w:id="27"/>
    </w:p>
    <w:p w:rsidR="00DE1F3D" w:rsidRDefault="00101B28" w:rsidP="00DE1F3D">
      <w:r>
        <w:t xml:space="preserve">Le programme est structuré comme présenté par la </w:t>
      </w:r>
      <w:fldSimple w:instr=" REF _Ref396592901 \h  \* MERGEFORMAT ">
        <w:r w:rsidR="0073606F" w:rsidRPr="0073606F">
          <w:rPr>
            <w:i/>
          </w:rPr>
          <w:t xml:space="preserve">Figure </w:t>
        </w:r>
        <w:r w:rsidR="0073606F" w:rsidRPr="0073606F">
          <w:rPr>
            <w:i/>
            <w:noProof/>
          </w:rPr>
          <w:t>6</w:t>
        </w:r>
      </w:fldSimple>
      <w:r>
        <w:t>.</w:t>
      </w:r>
    </w:p>
    <w:p w:rsidR="007075C5" w:rsidRDefault="0067435B" w:rsidP="007075C5">
      <w:pPr>
        <w:pStyle w:val="Illustration"/>
      </w:pPr>
      <w:r>
        <w:lastRenderedPageBreak/>
        <w:drawing>
          <wp:inline distT="0" distB="0" distL="0" distR="0">
            <wp:extent cx="5760000" cy="6183894"/>
            <wp:effectExtent l="0" t="0" r="0" b="0"/>
            <wp:docPr id="2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83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75C5" w:rsidRPr="00DE1F3D" w:rsidRDefault="007075C5" w:rsidP="007075C5">
      <w:pPr>
        <w:pStyle w:val="Lgende"/>
      </w:pPr>
      <w:bookmarkStart w:id="28" w:name="_Ref396592901"/>
      <w:bookmarkStart w:id="29" w:name="_Toc398582000"/>
      <w:r>
        <w:t xml:space="preserve">Figure </w:t>
      </w:r>
      <w:fldSimple w:instr=" SEQ Figure \* ARABIC ">
        <w:r w:rsidR="0073606F">
          <w:rPr>
            <w:noProof/>
          </w:rPr>
          <w:t>6</w:t>
        </w:r>
      </w:fldSimple>
      <w:bookmarkEnd w:id="28"/>
      <w:r>
        <w:t xml:space="preserve"> – A31 - Algorithme</w:t>
      </w:r>
      <w:bookmarkEnd w:id="29"/>
    </w:p>
    <w:p w:rsidR="00D93E31" w:rsidRPr="00D93E31" w:rsidRDefault="00D93E31" w:rsidP="00D93E31"/>
    <w:p w:rsidR="00E47F95" w:rsidRDefault="002D383F" w:rsidP="002D383F">
      <w:pPr>
        <w:pStyle w:val="Titre3"/>
      </w:pPr>
      <w:bookmarkStart w:id="30" w:name="_Toc398582024"/>
      <w:r>
        <w:t xml:space="preserve">A41 – Fichier </w:t>
      </w:r>
      <w:r w:rsidR="00DD1F06">
        <w:t>csv</w:t>
      </w:r>
      <w:bookmarkEnd w:id="30"/>
    </w:p>
    <w:p w:rsidR="00601A41" w:rsidRPr="00DD1F06" w:rsidRDefault="00601A41" w:rsidP="00601A41">
      <w:pPr>
        <w:pBdr>
          <w:top w:val="single" w:sz="12" w:space="1" w:color="F79646" w:themeColor="accent6"/>
          <w:left w:val="single" w:sz="12" w:space="4" w:color="F79646" w:themeColor="accent6"/>
          <w:bottom w:val="single" w:sz="12" w:space="1" w:color="F79646" w:themeColor="accent6"/>
          <w:right w:val="single" w:sz="12" w:space="4" w:color="F79646" w:themeColor="accent6"/>
        </w:pBdr>
      </w:pPr>
      <w:r w:rsidRPr="00475BEA">
        <w:rPr>
          <w:b/>
          <w:color w:val="F79646" w:themeColor="accent6"/>
        </w:rPr>
        <w:t>ATTENTION</w:t>
      </w:r>
      <w:r>
        <w:t xml:space="preserve"> : En attendant d’être mis à jour, ce sont des </w:t>
      </w:r>
      <w:r w:rsidRPr="00601A41">
        <w:rPr>
          <w:i/>
        </w:rPr>
        <w:t>espace-tabulation-espace</w:t>
      </w:r>
      <w:r>
        <w:t xml:space="preserve"> et non un </w:t>
      </w:r>
      <w:r w:rsidRPr="00601A41">
        <w:rPr>
          <w:i/>
        </w:rPr>
        <w:t>point-virgule</w:t>
      </w:r>
      <w:r>
        <w:t xml:space="preserve"> qui sépare les valeurs ; aussi l’extension du fichier est .</w:t>
      </w:r>
      <w:proofErr w:type="spellStart"/>
      <w:r>
        <w:t>txt</w:t>
      </w:r>
      <w:proofErr w:type="spellEnd"/>
      <w:r>
        <w:t>.</w:t>
      </w:r>
    </w:p>
    <w:p w:rsidR="00447BC6" w:rsidRDefault="00DD1F06" w:rsidP="00DD1F06">
      <w:r>
        <w:t xml:space="preserve">Le fichier csv est </w:t>
      </w:r>
      <w:r w:rsidR="00601A41">
        <w:t>un des 2</w:t>
      </w:r>
      <w:r>
        <w:t xml:space="preserve"> format</w:t>
      </w:r>
      <w:r w:rsidR="00601A41">
        <w:t>s</w:t>
      </w:r>
      <w:r>
        <w:t xml:space="preserve"> de sortie</w:t>
      </w:r>
      <w:r w:rsidR="00601A41">
        <w:t>, le second étant la base de donnée (cf. §</w:t>
      </w:r>
      <w:r w:rsidR="00601A41">
        <w:fldChar w:fldCharType="begin"/>
      </w:r>
      <w:r w:rsidR="00601A41">
        <w:instrText xml:space="preserve"> REF _Ref398580584 \w \h </w:instrText>
      </w:r>
      <w:r w:rsidR="00601A41">
        <w:fldChar w:fldCharType="separate"/>
      </w:r>
      <w:r w:rsidR="0073606F">
        <w:t>VI.7</w:t>
      </w:r>
      <w:r w:rsidR="00601A41">
        <w:fldChar w:fldCharType="end"/>
      </w:r>
      <w:r w:rsidR="00601A41">
        <w:t>)</w:t>
      </w:r>
      <w:r>
        <w:t xml:space="preserve">. </w:t>
      </w:r>
    </w:p>
    <w:p w:rsidR="00447BC6" w:rsidRDefault="00447BC6" w:rsidP="00DD1F06">
      <w:r>
        <w:t xml:space="preserve">Le nom du fichier </w:t>
      </w:r>
      <w:r w:rsidR="00475BEA">
        <w:t>est composé de la sorte</w:t>
      </w:r>
      <w:r>
        <w:t> :</w:t>
      </w:r>
    </w:p>
    <w:p w:rsidR="00447BC6" w:rsidRPr="00447BC6" w:rsidRDefault="00447BC6" w:rsidP="00447BC6">
      <w:pPr>
        <w:jc w:val="center"/>
        <w:rPr>
          <w:rFonts w:ascii="Arial" w:hAnsi="Arial" w:cs="Arial"/>
        </w:rPr>
      </w:pPr>
      <w:r w:rsidRPr="00447BC6">
        <w:rPr>
          <w:rFonts w:ascii="Arial" w:hAnsi="Arial" w:cs="Arial"/>
        </w:rPr>
        <w:t>Releve_aaaa_MM_jj.csv</w:t>
      </w:r>
    </w:p>
    <w:p w:rsidR="00447BC6" w:rsidRDefault="00447BC6" w:rsidP="00DD1F06">
      <w:r>
        <w:lastRenderedPageBreak/>
        <w:t xml:space="preserve">Avec </w:t>
      </w:r>
      <w:proofErr w:type="spellStart"/>
      <w:r>
        <w:t>aaaa</w:t>
      </w:r>
      <w:proofErr w:type="spellEnd"/>
      <w:r>
        <w:t xml:space="preserve"> l’année sur 4 </w:t>
      </w:r>
      <w:r w:rsidR="000A2805">
        <w:t>chiffres</w:t>
      </w:r>
      <w:r>
        <w:t xml:space="preserve">, MM le mois sur 2 </w:t>
      </w:r>
      <w:r w:rsidR="000A2805">
        <w:t xml:space="preserve">chiffres </w:t>
      </w:r>
      <w:r>
        <w:t xml:space="preserve">et </w:t>
      </w:r>
      <w:proofErr w:type="spellStart"/>
      <w:r>
        <w:t>jj</w:t>
      </w:r>
      <w:proofErr w:type="spellEnd"/>
      <w:r>
        <w:t xml:space="preserve"> le jour sur 2 </w:t>
      </w:r>
      <w:r w:rsidR="000A2805">
        <w:t>chiffres</w:t>
      </w:r>
      <w:r>
        <w:t>.</w:t>
      </w:r>
    </w:p>
    <w:p w:rsidR="00DD1F06" w:rsidRDefault="00447BC6" w:rsidP="00DD1F06">
      <w:r>
        <w:t xml:space="preserve">Le contenu du fichier </w:t>
      </w:r>
      <w:r w:rsidR="00601A41">
        <w:t xml:space="preserve">varie selon la configuration du compteur mais il peut être </w:t>
      </w:r>
      <w:r>
        <w:t xml:space="preserve">illustré par la </w:t>
      </w:r>
      <w:fldSimple w:instr=" REF _Ref396634067 \h  \* MERGEFORMAT ">
        <w:r w:rsidR="0073606F" w:rsidRPr="0073606F">
          <w:rPr>
            <w:i/>
          </w:rPr>
          <w:t xml:space="preserve">Figure </w:t>
        </w:r>
        <w:r w:rsidR="0073606F" w:rsidRPr="0073606F">
          <w:rPr>
            <w:i/>
            <w:noProof/>
          </w:rPr>
          <w:t>7</w:t>
        </w:r>
      </w:fldSimple>
      <w:r w:rsidR="00601A41">
        <w:t>. D</w:t>
      </w:r>
      <w:r w:rsidR="000A2805">
        <w:t xml:space="preserve">es exemples sont </w:t>
      </w:r>
      <w:r w:rsidR="00601A41">
        <w:t xml:space="preserve">accessibles sous </w:t>
      </w:r>
      <w:r w:rsidR="00601A41" w:rsidRPr="00601A41">
        <w:rPr>
          <w:i/>
        </w:rPr>
        <w:t>\Code\</w:t>
      </w:r>
      <w:proofErr w:type="spellStart"/>
      <w:r w:rsidR="00601A41" w:rsidRPr="00601A41">
        <w:rPr>
          <w:i/>
        </w:rPr>
        <w:t>Compteur_Linky</w:t>
      </w:r>
      <w:proofErr w:type="spellEnd"/>
      <w:r w:rsidR="00601A41" w:rsidRPr="00601A41">
        <w:rPr>
          <w:i/>
        </w:rPr>
        <w:t>\</w:t>
      </w:r>
      <w:proofErr w:type="spellStart"/>
      <w:r w:rsidR="00601A41" w:rsidRPr="00601A41">
        <w:rPr>
          <w:i/>
        </w:rPr>
        <w:t>Releves</w:t>
      </w:r>
      <w:proofErr w:type="spellEnd"/>
      <w:r w:rsidR="00601A41" w:rsidRPr="00601A41">
        <w:rPr>
          <w:i/>
        </w:rPr>
        <w:t xml:space="preserve">\Fichiers </w:t>
      </w:r>
      <w:proofErr w:type="spellStart"/>
      <w:r w:rsidR="00601A41" w:rsidRPr="00601A41">
        <w:rPr>
          <w:i/>
        </w:rPr>
        <w:t>txt</w:t>
      </w:r>
      <w:proofErr w:type="spellEnd"/>
      <w:r>
        <w:t>.</w:t>
      </w:r>
    </w:p>
    <w:p w:rsidR="00DD1F06" w:rsidRDefault="008E5541" w:rsidP="00447BC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20000" cy="1953970"/>
            <wp:effectExtent l="19050" t="0" r="4350" b="0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7BC6" w:rsidRDefault="00447BC6" w:rsidP="00447BC6">
      <w:pPr>
        <w:pStyle w:val="Lgende"/>
      </w:pPr>
      <w:bookmarkStart w:id="31" w:name="_Ref396634067"/>
      <w:bookmarkStart w:id="32" w:name="_Toc398582001"/>
      <w:r>
        <w:t xml:space="preserve">Figure </w:t>
      </w:r>
      <w:fldSimple w:instr=" SEQ Figure \* ARABIC ">
        <w:r w:rsidR="0073606F">
          <w:rPr>
            <w:noProof/>
          </w:rPr>
          <w:t>7</w:t>
        </w:r>
      </w:fldSimple>
      <w:bookmarkEnd w:id="31"/>
      <w:r>
        <w:t xml:space="preserve"> – A41 - Fichier csv</w:t>
      </w:r>
      <w:bookmarkEnd w:id="32"/>
    </w:p>
    <w:p w:rsidR="00AB48A0" w:rsidRDefault="00AB48A0" w:rsidP="00AB48A0">
      <w:r>
        <w:t>[Invalide] est une synthèse sur la validité des trames. Ce calcul se base sur le</w:t>
      </w:r>
      <w:r w:rsidR="0073606F">
        <w:t>s</w:t>
      </w:r>
      <w:r>
        <w:t xml:space="preserve"> </w:t>
      </w:r>
      <w:proofErr w:type="spellStart"/>
      <w:r>
        <w:t>cheksum</w:t>
      </w:r>
      <w:r w:rsidR="0073606F">
        <w:t>s</w:t>
      </w:r>
      <w:proofErr w:type="spellEnd"/>
      <w:r>
        <w:t xml:space="preserve"> reçu</w:t>
      </w:r>
      <w:r w:rsidR="0073606F">
        <w:t>s</w:t>
      </w:r>
      <w:r>
        <w:t xml:space="preserve"> et calculé</w:t>
      </w:r>
      <w:r w:rsidR="0073606F">
        <w:t>s</w:t>
      </w:r>
      <w:r>
        <w:t> ; cette valeur est uniquement présente et égale à « -1 » lorsqu’il y a un écart.</w:t>
      </w:r>
    </w:p>
    <w:p w:rsidR="00AB48A0" w:rsidRDefault="00AB48A0" w:rsidP="00DD1F06">
      <w:r>
        <w:t>Dans un souci de taille de fichier, les index d’énergie ne sont enregistrés que toutes les heures à xh00m00s avec x</w:t>
      </w:r>
      <w:proofErr w:type="gramStart"/>
      <w:r>
        <w:t>=[</w:t>
      </w:r>
      <w:proofErr w:type="gramEnd"/>
      <w:r>
        <w:t>0…23].</w:t>
      </w:r>
      <w:r w:rsidR="0073606F">
        <w:t xml:space="preserve"> L</w:t>
      </w:r>
      <w:r>
        <w:t xml:space="preserve">orsque la </w:t>
      </w:r>
      <w:r w:rsidR="0073606F">
        <w:t>PAPP</w:t>
      </w:r>
      <w:r>
        <w:t xml:space="preserve"> n’est pas disponible (i.e. non envoyée par le compteur) l’index est enregistré à chaque trame.</w:t>
      </w:r>
    </w:p>
    <w:p w:rsidR="0073606F" w:rsidRDefault="0073606F" w:rsidP="00DD1F06">
      <w:r>
        <w:t>Lorsque l’utilisateur demande l’arrêt du programme, le dernier index, le MOTDETAT et IMAX sont ajoutés.</w:t>
      </w:r>
    </w:p>
    <w:p w:rsidR="00601A41" w:rsidRDefault="00601A41" w:rsidP="00DD1F06">
      <w:r>
        <w:t xml:space="preserve">A titre d’exemple, la </w:t>
      </w:r>
      <w:fldSimple w:instr=" REF _Ref398581001 \h  \* MERGEFORMAT ">
        <w:r w:rsidR="0073606F" w:rsidRPr="0073606F">
          <w:rPr>
            <w:i/>
          </w:rPr>
          <w:t xml:space="preserve">Figure </w:t>
        </w:r>
        <w:r w:rsidR="0073606F" w:rsidRPr="0073606F">
          <w:rPr>
            <w:i/>
            <w:noProof/>
          </w:rPr>
          <w:t>8</w:t>
        </w:r>
      </w:fldSimple>
      <w:r>
        <w:t xml:space="preserve"> </w:t>
      </w:r>
      <w:r w:rsidR="0073606F">
        <w:t>est</w:t>
      </w:r>
      <w:r>
        <w:t xml:space="preserve"> un extrait d’un fichier texte pour un compteur configuré en base et la </w:t>
      </w:r>
      <w:fldSimple w:instr=" REF _Ref398581007 \h  \* MERGEFORMAT ">
        <w:r w:rsidR="0073606F" w:rsidRPr="0073606F">
          <w:rPr>
            <w:i/>
          </w:rPr>
          <w:t xml:space="preserve">Figure </w:t>
        </w:r>
        <w:r w:rsidR="0073606F" w:rsidRPr="0073606F">
          <w:rPr>
            <w:i/>
            <w:noProof/>
          </w:rPr>
          <w:t>9</w:t>
        </w:r>
      </w:fldSimple>
      <w:r>
        <w:t xml:space="preserve"> pour une configuration HCHP.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2013/12/15 00:00:02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n°271067095836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Base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00:00:02 </w:t>
      </w:r>
      <w:r w:rsidRPr="00601A41">
        <w:rPr>
          <w:rFonts w:ascii="Consolas" w:hAnsi="Consolas" w:cs="Consolas"/>
          <w:sz w:val="22"/>
        </w:rPr>
        <w:tab/>
        <w:t xml:space="preserve"> 00091 </w:t>
      </w:r>
      <w:r w:rsidRPr="00601A41">
        <w:rPr>
          <w:rFonts w:ascii="Consolas" w:hAnsi="Consolas" w:cs="Consolas"/>
          <w:sz w:val="22"/>
        </w:rPr>
        <w:tab/>
        <w:t xml:space="preserve"> 004312814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00:00:05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00:00:08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00:00:10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00:00:13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AB48A0" w:rsidRPr="00601A41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AB48A0" w:rsidRPr="00AB48A0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00:59:57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AB48A0" w:rsidRPr="00AB48A0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00:59:58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AB48A0" w:rsidRPr="00AB48A0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01:00:00 </w:t>
      </w:r>
      <w:r w:rsidRPr="00AB48A0">
        <w:rPr>
          <w:rFonts w:ascii="Consolas" w:hAnsi="Consolas" w:cs="Consolas"/>
          <w:sz w:val="22"/>
        </w:rPr>
        <w:tab/>
        <w:t xml:space="preserve"> 00152 </w:t>
      </w:r>
      <w:r w:rsidRPr="00AB48A0">
        <w:rPr>
          <w:rFonts w:ascii="Consolas" w:hAnsi="Consolas" w:cs="Consolas"/>
          <w:sz w:val="22"/>
        </w:rPr>
        <w:tab/>
        <w:t xml:space="preserve"> 004312900</w:t>
      </w:r>
    </w:p>
    <w:p w:rsidR="00AB48A0" w:rsidRPr="00AB48A0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01:00:01 </w:t>
      </w:r>
      <w:r w:rsidRPr="00AB48A0">
        <w:rPr>
          <w:rFonts w:ascii="Consolas" w:hAnsi="Consolas" w:cs="Consolas"/>
          <w:sz w:val="22"/>
        </w:rPr>
        <w:tab/>
        <w:t xml:space="preserve"> 00153</w:t>
      </w:r>
    </w:p>
    <w:p w:rsidR="00AB48A0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01:00:03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AB48A0" w:rsidRPr="00601A41" w:rsidRDefault="00AB48A0" w:rsidP="00AB4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lastRenderedPageBreak/>
        <w:t xml:space="preserve">23:59:56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23:59:57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00:00:00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  <w:t xml:space="preserve"> 004316605 </w:t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000000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010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601A41" w:rsidRDefault="00601A41" w:rsidP="00601A41">
      <w:pPr>
        <w:pStyle w:val="Lgende"/>
      </w:pPr>
      <w:bookmarkStart w:id="33" w:name="_Ref398581001"/>
      <w:bookmarkStart w:id="34" w:name="_Toc398582002"/>
      <w:r>
        <w:t xml:space="preserve">Figure </w:t>
      </w:r>
      <w:fldSimple w:instr=" SEQ Figure \* ARABIC ">
        <w:r w:rsidR="0073606F">
          <w:rPr>
            <w:noProof/>
          </w:rPr>
          <w:t>8</w:t>
        </w:r>
      </w:fldSimple>
      <w:bookmarkEnd w:id="33"/>
      <w:r>
        <w:t xml:space="preserve"> – Extrait du fichier texte pour une configuration Base</w:t>
      </w:r>
      <w:bookmarkEnd w:id="34"/>
    </w:p>
    <w:p w:rsidR="00601A41" w:rsidRDefault="00601A41" w:rsidP="00601A41"/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Creation</w:t>
      </w:r>
      <w:proofErr w:type="spellEnd"/>
      <w:r w:rsidRPr="00601A41">
        <w:rPr>
          <w:rFonts w:ascii="Consolas" w:hAnsi="Consolas" w:cs="Consolas"/>
          <w:sz w:val="22"/>
        </w:rPr>
        <w:t xml:space="preserve"> le 2013/12/28 17:10:49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n°049701078744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H creuses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H pleines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 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17:10:49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131783106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17:10:51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131783109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131783111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17:10:54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131783112</w:t>
      </w:r>
    </w:p>
    <w:p w:rsid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131783114</w:t>
      </w:r>
    </w:p>
    <w:p w:rsidR="00AB48A0" w:rsidRPr="00601A41" w:rsidRDefault="00AB48A0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proofErr w:type="spellStart"/>
      <w:r w:rsidRPr="00601A41">
        <w:rPr>
          <w:rFonts w:ascii="Consolas" w:hAnsi="Consolas" w:cs="Consolas"/>
          <w:sz w:val="22"/>
        </w:rPr>
        <w:t>Motdetat</w:t>
      </w:r>
      <w:proofErr w:type="spellEnd"/>
      <w:r w:rsidRPr="00601A41">
        <w:rPr>
          <w:rFonts w:ascii="Consolas" w:hAnsi="Consolas" w:cs="Consolas"/>
          <w:sz w:val="22"/>
        </w:rPr>
        <w:t xml:space="preserve"> </w:t>
      </w:r>
      <w:r w:rsidRPr="00601A41">
        <w:rPr>
          <w:rFonts w:ascii="Consolas" w:hAnsi="Consolas" w:cs="Consolas"/>
          <w:sz w:val="22"/>
        </w:rPr>
        <w:tab/>
        <w:t xml:space="preserve"> 000F00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049</w:t>
      </w:r>
    </w:p>
    <w:p w:rsidR="00601A41" w:rsidRPr="00601A41" w:rsidRDefault="00601A41" w:rsidP="00601A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601A41" w:rsidRDefault="00601A41" w:rsidP="00601A41">
      <w:pPr>
        <w:pStyle w:val="Lgende"/>
      </w:pPr>
      <w:bookmarkStart w:id="35" w:name="_Ref398581007"/>
      <w:bookmarkStart w:id="36" w:name="_Toc398582003"/>
      <w:r>
        <w:t xml:space="preserve">Figure </w:t>
      </w:r>
      <w:fldSimple w:instr=" SEQ Figure \* ARABIC ">
        <w:r w:rsidR="0073606F">
          <w:rPr>
            <w:noProof/>
          </w:rPr>
          <w:t>9</w:t>
        </w:r>
      </w:fldSimple>
      <w:bookmarkEnd w:id="35"/>
      <w:r>
        <w:t xml:space="preserve"> – Extrait du fichier texte pour une configuration HCHP</w:t>
      </w:r>
      <w:bookmarkEnd w:id="36"/>
    </w:p>
    <w:p w:rsidR="008F34D5" w:rsidRDefault="008F34D5" w:rsidP="00AF00BF">
      <w:pPr>
        <w:pStyle w:val="Titre2"/>
      </w:pPr>
      <w:bookmarkStart w:id="37" w:name="_Toc398582025"/>
      <w:r>
        <w:lastRenderedPageBreak/>
        <w:t xml:space="preserve">A4 - </w:t>
      </w:r>
      <w:r w:rsidRPr="008F34D5">
        <w:t>Transfert</w:t>
      </w:r>
      <w:bookmarkEnd w:id="37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400000" cy="3711646"/>
            <wp:effectExtent l="19050" t="0" r="0" b="0"/>
            <wp:docPr id="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1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38" w:name="_Toc398582004"/>
      <w:r>
        <w:t xml:space="preserve">Figure </w:t>
      </w:r>
      <w:fldSimple w:instr=" SEQ Figure \* ARABIC ">
        <w:r w:rsidR="0073606F">
          <w:rPr>
            <w:noProof/>
          </w:rPr>
          <w:t>10</w:t>
        </w:r>
      </w:fldSimple>
      <w:r>
        <w:rPr>
          <w:noProof/>
        </w:rPr>
        <w:t xml:space="preserve"> - A4 - Schéma de principe</w:t>
      </w:r>
      <w:bookmarkEnd w:id="38"/>
    </w:p>
    <w:p w:rsidR="00470703" w:rsidRDefault="002B024A" w:rsidP="002B024A">
      <w:r>
        <w:t>L’obtention du fichier de point s’effectue par le transfert des fichiers en utilisant le protocole FTP.</w:t>
      </w:r>
      <w:r w:rsidR="00A57A14">
        <w:t xml:space="preserve"> Il est possible d’utiliser le client </w:t>
      </w:r>
      <w:proofErr w:type="spellStart"/>
      <w:r w:rsidR="00A57A14">
        <w:t>FileZilla</w:t>
      </w:r>
      <w:proofErr w:type="spellEnd"/>
      <w:r w:rsidR="00A57A14">
        <w:t xml:space="preserve"> (</w:t>
      </w:r>
      <w:hyperlink r:id="rId20" w:history="1">
        <w:r w:rsidR="00A57A14" w:rsidRPr="0026286D">
          <w:rPr>
            <w:rStyle w:val="Lienhypertexte"/>
          </w:rPr>
          <w:t>http://</w:t>
        </w:r>
        <w:r w:rsidR="00A57A14" w:rsidRPr="0026286D">
          <w:rPr>
            <w:rStyle w:val="Lienhypertexte"/>
            <w:bCs/>
          </w:rPr>
          <w:t>filezilla</w:t>
        </w:r>
        <w:r w:rsidR="00A57A14" w:rsidRPr="0026286D">
          <w:rPr>
            <w:rStyle w:val="Lienhypertexte"/>
          </w:rPr>
          <w:t>.fr</w:t>
        </w:r>
      </w:hyperlink>
      <w:r w:rsidR="00A57A14">
        <w:t>)</w:t>
      </w:r>
    </w:p>
    <w:p w:rsidR="002B024A" w:rsidRDefault="002B024A" w:rsidP="002B024A">
      <w:r>
        <w:t xml:space="preserve">Les informations de </w:t>
      </w:r>
      <w:r w:rsidR="00A57A14">
        <w:t>connexion</w:t>
      </w:r>
      <w:r>
        <w:t xml:space="preserve"> sont les suivantes :</w:t>
      </w:r>
    </w:p>
    <w:tbl>
      <w:tblPr>
        <w:tblStyle w:val="Grilledutableau"/>
        <w:tblW w:w="0" w:type="auto"/>
        <w:jc w:val="center"/>
        <w:tblLook w:val="04A0"/>
      </w:tblPr>
      <w:tblGrid>
        <w:gridCol w:w="2703"/>
        <w:gridCol w:w="2127"/>
      </w:tblGrid>
      <w:tr w:rsidR="00A57A14" w:rsidRPr="00ED01B0" w:rsidTr="00ED01B0">
        <w:trPr>
          <w:jc w:val="center"/>
        </w:trPr>
        <w:tc>
          <w:tcPr>
            <w:tcW w:w="2703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2127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Valeur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Adresse IP de la R-Pi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192.168.1</w:t>
            </w:r>
            <w:proofErr w:type="gramStart"/>
            <w:r w:rsidRPr="00ED01B0">
              <w:rPr>
                <w:sz w:val="24"/>
                <w:szCs w:val="24"/>
              </w:rPr>
              <w:t>.xxx</w:t>
            </w:r>
            <w:proofErr w:type="gramEnd"/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Nom du compte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pi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Mot de passe</w:t>
            </w:r>
          </w:p>
        </w:tc>
        <w:tc>
          <w:tcPr>
            <w:tcW w:w="2127" w:type="dxa"/>
          </w:tcPr>
          <w:p w:rsidR="002B024A" w:rsidRPr="00ED01B0" w:rsidRDefault="00A57A14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x</w:t>
            </w:r>
            <w:r w:rsidR="002B024A" w:rsidRPr="00ED01B0">
              <w:rPr>
                <w:sz w:val="24"/>
                <w:szCs w:val="24"/>
              </w:rPr>
              <w:t>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Port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22</w:t>
            </w:r>
          </w:p>
        </w:tc>
      </w:tr>
    </w:tbl>
    <w:p w:rsidR="00470703" w:rsidRDefault="0073606F" w:rsidP="0073606F">
      <w:pPr>
        <w:pStyle w:val="Lgende"/>
      </w:pPr>
      <w:bookmarkStart w:id="39" w:name="_Toc39858200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– Configuration FTP</w:t>
      </w:r>
      <w:bookmarkEnd w:id="39"/>
    </w:p>
    <w:p w:rsidR="008F34D5" w:rsidRDefault="008F34D5" w:rsidP="00AF00BF">
      <w:pPr>
        <w:pStyle w:val="Titre2"/>
      </w:pPr>
      <w:bookmarkStart w:id="40" w:name="_Toc398582026"/>
      <w:r>
        <w:lastRenderedPageBreak/>
        <w:t xml:space="preserve">A5 - </w:t>
      </w:r>
      <w:r w:rsidRPr="008F34D5">
        <w:t>Exploitation</w:t>
      </w:r>
      <w:bookmarkEnd w:id="40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011778" cy="3240000"/>
            <wp:effectExtent l="19050" t="0" r="0" b="0"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7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41" w:name="_Toc398582005"/>
      <w:r>
        <w:t xml:space="preserve">Figure </w:t>
      </w:r>
      <w:fldSimple w:instr=" SEQ Figure \* ARABIC ">
        <w:r w:rsidR="0073606F">
          <w:rPr>
            <w:noProof/>
          </w:rPr>
          <w:t>11</w:t>
        </w:r>
      </w:fldSimple>
      <w:r>
        <w:rPr>
          <w:noProof/>
        </w:rPr>
        <w:t xml:space="preserve"> - A5 - Schéma de principe</w:t>
      </w:r>
      <w:bookmarkEnd w:id="41"/>
    </w:p>
    <w:p w:rsidR="00470703" w:rsidRDefault="00A57A14" w:rsidP="00A57A14">
      <w:r>
        <w:t xml:space="preserve">L’exploitation des relevés se </w:t>
      </w:r>
      <w:r w:rsidR="0082120E">
        <w:t>fait à partir de scripts Scilab décrit dans les paragraphes suivants.</w:t>
      </w:r>
    </w:p>
    <w:p w:rsidR="00470703" w:rsidRDefault="0082120E" w:rsidP="00A57A14">
      <w:r>
        <w:t xml:space="preserve">Le </w:t>
      </w:r>
      <w:r w:rsidR="00A57A14">
        <w:t xml:space="preserve">fichier </w:t>
      </w:r>
      <w:r>
        <w:t xml:space="preserve">[A52] contient les mêmes informations que [A41] mais dans </w:t>
      </w:r>
      <w:r w:rsidR="00A57A14">
        <w:t>un format binaire (</w:t>
      </w:r>
      <w:r>
        <w:t>extension</w:t>
      </w:r>
      <w:r w:rsidR="00A57A14">
        <w:t xml:space="preserve"> .</w:t>
      </w:r>
      <w:proofErr w:type="spellStart"/>
      <w:r w:rsidR="00A57A14">
        <w:t>sod</w:t>
      </w:r>
      <w:proofErr w:type="spellEnd"/>
      <w:r w:rsidR="00A57A14">
        <w:t>)</w:t>
      </w:r>
      <w:r>
        <w:t xml:space="preserve"> qui </w:t>
      </w:r>
      <w:r w:rsidR="001D74E6">
        <w:t xml:space="preserve">est plus rapidement </w:t>
      </w:r>
      <w:r>
        <w:t>importé dans l’environnement Scilab</w:t>
      </w:r>
      <w:r w:rsidR="001D74E6">
        <w:t>.</w:t>
      </w:r>
    </w:p>
    <w:p w:rsidR="0082120E" w:rsidRDefault="00CC7C8A" w:rsidP="0082120E">
      <w:pPr>
        <w:pStyle w:val="Titre3"/>
      </w:pPr>
      <w:bookmarkStart w:id="42" w:name="_Toc398582027"/>
      <w:r>
        <w:lastRenderedPageBreak/>
        <w:t>Programme sous</w:t>
      </w:r>
      <w:r w:rsidR="0082120E">
        <w:t xml:space="preserve"> Scilab</w:t>
      </w:r>
      <w:bookmarkEnd w:id="42"/>
    </w:p>
    <w:p w:rsidR="0082120E" w:rsidRPr="0082120E" w:rsidRDefault="008E5541" w:rsidP="0082120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79504" cy="3600000"/>
            <wp:effectExtent l="19050" t="0" r="2146" b="0"/>
            <wp:docPr id="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04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02CD" w:rsidRDefault="003902CD" w:rsidP="003902CD"/>
    <w:p w:rsidR="00BF7D2F" w:rsidRDefault="00BF7D2F" w:rsidP="00BF7D2F">
      <w:pPr>
        <w:pStyle w:val="Titre4"/>
      </w:pPr>
      <w:bookmarkStart w:id="43" w:name="_Toc398582028"/>
      <w:r>
        <w:t>Algorithme</w:t>
      </w:r>
      <w:bookmarkEnd w:id="43"/>
    </w:p>
    <w:p w:rsidR="00BF7D2F" w:rsidRPr="00BF7D2F" w:rsidRDefault="008E5541" w:rsidP="00BF7D2F">
      <w:r>
        <w:rPr>
          <w:noProof/>
          <w:lang w:eastAsia="fr-FR"/>
        </w:rPr>
        <w:drawing>
          <wp:inline distT="0" distB="0" distL="0" distR="0">
            <wp:extent cx="5760000" cy="3241079"/>
            <wp:effectExtent l="0" t="0" r="0" b="0"/>
            <wp:docPr id="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D2F" w:rsidRDefault="00BF7D2F" w:rsidP="003902CD">
      <w:pPr>
        <w:pStyle w:val="Titre4"/>
        <w:pageBreakBefore/>
      </w:pPr>
      <w:bookmarkStart w:id="44" w:name="_Toc398582029"/>
      <w:r>
        <w:lastRenderedPageBreak/>
        <w:t>Liste des fonctions</w:t>
      </w:r>
      <w:r w:rsidR="0073606F">
        <w:t xml:space="preserve"> </w:t>
      </w:r>
      <w:r w:rsidR="008B4B92">
        <w:t>dispo</w:t>
      </w:r>
      <w:r w:rsidR="0073606F">
        <w:t>nibles</w:t>
      </w:r>
      <w:bookmarkEnd w:id="44"/>
    </w:p>
    <w:p w:rsidR="001D74E6" w:rsidRDefault="001D74E6" w:rsidP="00A57A14">
      <w:r>
        <w:t>Le</w:t>
      </w:r>
      <w:r w:rsidR="00473366">
        <w:t xml:space="preserve"> </w:t>
      </w:r>
      <w:fldSimple w:instr=" REF _Ref398325475 \h  \* MERGEFORMAT ">
        <w:r w:rsidR="0073606F" w:rsidRPr="0073606F">
          <w:rPr>
            <w:i/>
          </w:rPr>
          <w:t xml:space="preserve">Tableau </w:t>
        </w:r>
        <w:r w:rsidR="0073606F" w:rsidRPr="0073606F">
          <w:rPr>
            <w:i/>
            <w:noProof/>
          </w:rPr>
          <w:t>2</w:t>
        </w:r>
      </w:fldSimple>
      <w:r w:rsidR="00473366">
        <w:t xml:space="preserve"> liste les</w:t>
      </w:r>
      <w:r>
        <w:t xml:space="preserve"> fonctions</w:t>
      </w:r>
      <w:r w:rsidR="00473366">
        <w:t xml:space="preserve"> présentes</w:t>
      </w:r>
      <w:r>
        <w:t xml:space="preserve">, </w:t>
      </w:r>
      <w:r w:rsidR="00BF7D2F">
        <w:t>une</w:t>
      </w:r>
      <w:r w:rsidR="00473366">
        <w:t xml:space="preserve"> liste exhaustive et à jour est fournie dans</w:t>
      </w:r>
      <w:r>
        <w:t xml:space="preserve"> </w:t>
      </w:r>
      <w:r w:rsidR="00961DEF">
        <w:fldChar w:fldCharType="begin"/>
      </w:r>
      <w:r>
        <w:instrText xml:space="preserve"> REF _Ref398321824 \w \h </w:instrText>
      </w:r>
      <w:r w:rsidR="00961DEF">
        <w:fldChar w:fldCharType="separate"/>
      </w:r>
      <w:r w:rsidR="0073606F">
        <w:t>[D3]</w:t>
      </w:r>
      <w:r w:rsidR="00961DEF">
        <w:fldChar w:fldCharType="end"/>
      </w:r>
      <w:r w:rsidR="00473366">
        <w:t>.</w:t>
      </w:r>
    </w:p>
    <w:tbl>
      <w:tblPr>
        <w:tblStyle w:val="Grilledutableau"/>
        <w:tblW w:w="5000" w:type="pct"/>
        <w:jc w:val="center"/>
        <w:tblLayout w:type="fixed"/>
        <w:tblLook w:val="04A0"/>
      </w:tblPr>
      <w:tblGrid>
        <w:gridCol w:w="2193"/>
        <w:gridCol w:w="4011"/>
        <w:gridCol w:w="3084"/>
      </w:tblGrid>
      <w:tr w:rsidR="009D2E24" w:rsidRPr="007C14E9" w:rsidTr="00EE05C9">
        <w:trPr>
          <w:cantSplit/>
          <w:trHeight w:val="601"/>
          <w:tblHeader/>
          <w:jc w:val="center"/>
        </w:trPr>
        <w:tc>
          <w:tcPr>
            <w:tcW w:w="1181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NOM</w:t>
            </w:r>
          </w:p>
        </w:tc>
        <w:tc>
          <w:tcPr>
            <w:tcW w:w="2159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660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PROTOTYPE</w:t>
            </w:r>
          </w:p>
        </w:tc>
      </w:tr>
      <w:tr w:rsidR="00473366" w:rsidRPr="00BC79C2" w:rsidDel="008B4B92" w:rsidTr="00EE05C9">
        <w:trPr>
          <w:cantSplit/>
          <w:trHeight w:val="411"/>
          <w:jc w:val="center"/>
          <w:del w:id="45" w:author="Sébastien Lemoine" w:date="2014-09-12T23:31:00Z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Del="008B4B92" w:rsidRDefault="00473366" w:rsidP="009D2E24">
            <w:pPr>
              <w:jc w:val="center"/>
              <w:rPr>
                <w:del w:id="46" w:author="Sébastien Lemoine" w:date="2014-09-12T23:31:00Z"/>
                <w:b/>
                <w:color w:val="FFFFFF" w:themeColor="background1"/>
                <w:sz w:val="24"/>
              </w:rPr>
            </w:pPr>
            <w:del w:id="47" w:author="Sébastien Lemoine" w:date="2014-09-12T23:31:00Z">
              <w:r w:rsidRPr="00473366" w:rsidDel="008B4B92">
                <w:rPr>
                  <w:b/>
                  <w:color w:val="FFFFFF" w:themeColor="background1"/>
                  <w:sz w:val="24"/>
                </w:rPr>
                <w:delText>[A511]</w:delText>
              </w:r>
              <w:r w:rsidDel="008B4B92">
                <w:rPr>
                  <w:b/>
                  <w:color w:val="FFFFFF" w:themeColor="background1"/>
                  <w:sz w:val="24"/>
                </w:rPr>
                <w:delText xml:space="preserve"> Importer le fichier texte</w:delText>
              </w:r>
            </w:del>
          </w:p>
        </w:tc>
      </w:tr>
      <w:tr w:rsidR="009D2E24" w:rsidRPr="00BC79C2" w:rsidDel="008B4B92" w:rsidTr="009D2E24">
        <w:trPr>
          <w:cantSplit/>
          <w:jc w:val="center"/>
          <w:del w:id="48" w:author="Sébastien Lemoine" w:date="2014-09-12T23:31:00Z"/>
        </w:trPr>
        <w:tc>
          <w:tcPr>
            <w:tcW w:w="1181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49" w:author="Sébastien Lemoine" w:date="2014-09-12T23:31:00Z"/>
              </w:rPr>
            </w:pPr>
            <w:del w:id="50" w:author="Sébastien Lemoine" w:date="2014-09-12T23:31:00Z">
              <w:r w:rsidRPr="00D071F6" w:rsidDel="008B4B92">
                <w:delText>Charger_Txt</w:delText>
              </w:r>
            </w:del>
          </w:p>
        </w:tc>
        <w:tc>
          <w:tcPr>
            <w:tcW w:w="2159" w:type="pct"/>
            <w:vAlign w:val="center"/>
          </w:tcPr>
          <w:p w:rsidR="009D2E24" w:rsidDel="008B4B92" w:rsidRDefault="009D2E24" w:rsidP="009D2E24">
            <w:pPr>
              <w:jc w:val="left"/>
              <w:rPr>
                <w:del w:id="51" w:author="Sébastien Lemoine" w:date="2014-09-12T23:31:00Z"/>
              </w:rPr>
            </w:pPr>
            <w:del w:id="52" w:author="Sébastien Lemoine" w:date="2014-09-12T23:31:00Z">
              <w:r w:rsidDel="008B4B92">
                <w:delText>OBSOLETE  - 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53" w:author="Sébastien Lemoine" w:date="2014-09-12T23:31:00Z"/>
              </w:rPr>
            </w:pPr>
            <w:del w:id="54" w:author="Sébastien Lemoine" w:date="2014-09-12T23:31:00Z">
              <w:r w:rsidRPr="00D071F6" w:rsidDel="008B4B92">
                <w:delText>cheminFichier = Charger_Txt(dataPath)</w:delText>
              </w:r>
            </w:del>
          </w:p>
        </w:tc>
      </w:tr>
      <w:tr w:rsidR="00473366" w:rsidDel="008B4B92" w:rsidTr="008B4B92">
        <w:trPr>
          <w:cantSplit/>
          <w:jc w:val="center"/>
          <w:del w:id="55" w:author="Sébastien Lemoine" w:date="2014-09-12T23:31:00Z"/>
        </w:trPr>
        <w:tc>
          <w:tcPr>
            <w:tcW w:w="1181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56" w:author="Sébastien Lemoine" w:date="2014-09-12T23:31:00Z"/>
              </w:rPr>
            </w:pPr>
            <w:del w:id="57" w:author="Sébastien Lemoine" w:date="2014-09-12T23:31:00Z">
              <w:r w:rsidRPr="00BC79C2" w:rsidDel="008B4B92">
                <w:delText>Importer_Txt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58" w:author="Sébastien Lemoine" w:date="2014-09-12T23:31:00Z"/>
              </w:rPr>
            </w:pPr>
            <w:del w:id="59" w:author="Sébastien Lemoine" w:date="2014-09-12T23:31:00Z">
              <w:r w:rsidDel="008B4B92">
                <w:delText>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0" w:author="Sébastien Lemoine" w:date="2014-09-12T23:31:00Z"/>
              </w:rPr>
            </w:pPr>
            <w:del w:id="61" w:author="Sébastien Lemoine" w:date="2014-09-12T23:31:00Z">
              <w:r w:rsidRPr="00BC79C2" w:rsidDel="008B4B92">
                <w:delText>cheminFichier = Importer_Txt(dataPath, isDEBUG)</w:delText>
              </w:r>
            </w:del>
          </w:p>
        </w:tc>
      </w:tr>
      <w:tr w:rsidR="00473366" w:rsidDel="008B4B92" w:rsidTr="008B4B92">
        <w:trPr>
          <w:cantSplit/>
          <w:jc w:val="center"/>
          <w:del w:id="62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63" w:author="Sébastien Lemoine" w:date="2014-09-12T23:31:00Z"/>
              </w:rPr>
            </w:pPr>
            <w:del w:id="64" w:author="Sébastien Lemoine" w:date="2014-09-12T23:31:00Z">
              <w:r w:rsidRPr="00BC79C2" w:rsidDel="008B4B92">
                <w:delText>Indexer_Trame_Base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65" w:author="Sébastien Lemoine" w:date="2014-09-12T23:31:00Z"/>
              </w:rPr>
            </w:pPr>
            <w:del w:id="66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 et [</w:delText>
              </w:r>
              <w:r w:rsidRPr="00BC79C2" w:rsidDel="008B4B92">
                <w:delText>index</w:delText>
              </w:r>
              <w:r w:rsidDel="008B4B92">
                <w:delText>] de la trame reçue – Configuration BASE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67" w:author="Sébastien Lemoine" w:date="2014-09-12T23:31:00Z"/>
              </w:rPr>
            </w:pPr>
            <w:del w:id="68" w:author="Sébastien Lemoine" w:date="2014-09-12T23:31:00Z">
              <w:r w:rsidRPr="00BC79C2" w:rsidDel="008B4B92">
                <w:delText>Indexer_Trame_Base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69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0" w:author="Sébastien Lemoine" w:date="2014-09-12T23:31:00Z"/>
              </w:rPr>
            </w:pPr>
            <w:del w:id="71" w:author="Sébastien Lemoine" w:date="2014-09-12T23:31:00Z">
              <w:r w:rsidRPr="00BC79C2" w:rsidDel="008B4B92">
                <w:delText>Indexer_Trame_HCHP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2" w:author="Sébastien Lemoine" w:date="2014-09-12T23:31:00Z"/>
              </w:rPr>
            </w:pPr>
            <w:del w:id="73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], [</w:delText>
              </w:r>
              <w:r w:rsidRPr="00BC79C2" w:rsidDel="008B4B92">
                <w:delText>index</w:delText>
              </w:r>
              <w:r w:rsidDel="008B4B92">
                <w:delText>HC] et [</w:delText>
              </w:r>
              <w:r w:rsidRPr="00BC79C2" w:rsidDel="008B4B92">
                <w:delText>index</w:delText>
              </w:r>
              <w:r w:rsidDel="008B4B92">
                <w:delText>HP] de la trame reçue – Configuration HCHP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4" w:author="Sébastien Lemoine" w:date="2014-09-12T23:31:00Z"/>
              </w:rPr>
            </w:pPr>
            <w:del w:id="75" w:author="Sébastien Lemoine" w:date="2014-09-12T23:31:00Z">
              <w:r w:rsidRPr="00BC79C2" w:rsidDel="008B4B92">
                <w:delText>Indexer_Trame_HCHP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76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77" w:author="Sébastien Lemoine" w:date="2014-09-12T23:31:00Z"/>
                <w:sz w:val="24"/>
              </w:rPr>
            </w:pPr>
            <w:del w:id="78" w:author="Sébastien Lemoine" w:date="2014-09-12T23:31:00Z">
              <w:r w:rsidRPr="00FA6160" w:rsidDel="008B4B92">
                <w:delText>LocaliserCaractere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79" w:author="Sébastien Lemoine" w:date="2014-09-12T23:31:00Z"/>
                <w:sz w:val="24"/>
              </w:rPr>
            </w:pPr>
            <w:del w:id="80" w:author="Sébastien Lemoine" w:date="2014-09-12T23:31:00Z">
              <w:r w:rsidRPr="00FA6160" w:rsidDel="008B4B92">
                <w:delText>Retourne la position d’un caractère dans une chaine de caractères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81" w:author="Sébastien Lemoine" w:date="2014-09-12T23:31:00Z"/>
                <w:sz w:val="24"/>
              </w:rPr>
            </w:pPr>
            <w:del w:id="82" w:author="Sébastien Lemoine" w:date="2014-09-12T23:31:00Z">
              <w:r w:rsidRPr="00FA6160" w:rsidDel="008B4B92">
                <w:delText>posiCaract = LocaliserCaractere(trame,caractere)</w:delText>
              </w:r>
            </w:del>
          </w:p>
        </w:tc>
      </w:tr>
      <w:tr w:rsidR="00473366" w:rsidDel="008B4B92" w:rsidTr="008B4B92">
        <w:trPr>
          <w:cantSplit/>
          <w:jc w:val="center"/>
          <w:del w:id="83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84" w:author="Sébastien Lemoine" w:date="2014-09-12T23:31:00Z"/>
                <w:sz w:val="24"/>
              </w:rPr>
            </w:pPr>
            <w:del w:id="85" w:author="Sébastien Lemoine" w:date="2014-09-12T23:31:00Z">
              <w:r w:rsidRPr="00FA6160" w:rsidDel="008B4B92">
                <w:delText>Puissance_HCHP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86" w:author="Sébastien Lemoine" w:date="2014-09-12T23:31:00Z"/>
                <w:sz w:val="24"/>
              </w:rPr>
            </w:pPr>
            <w:del w:id="87" w:author="Sébastien Lemoine" w:date="2014-09-12T23:31:00Z">
              <w:r w:rsidRPr="00FA6160" w:rsidDel="008B4B92">
                <w:delText>Ca</w:delText>
              </w:r>
              <w:r w:rsidR="00BF7D2F" w:rsidDel="008B4B92">
                <w:delText>lculer la puissance à partir des index</w:delText>
              </w:r>
              <w:r w:rsidRPr="00FA6160" w:rsidDel="008B4B92">
                <w:delText xml:space="preserve"> [indexHC] et [indexHP]. Filtrage sur 40 échantillons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88" w:author="Sébastien Lemoine" w:date="2014-09-12T23:31:00Z"/>
                <w:sz w:val="24"/>
              </w:rPr>
            </w:pPr>
            <w:del w:id="89" w:author="Sébastien Lemoine" w:date="2014-09-12T23:31:00Z">
              <w:r w:rsidRPr="00FA6160" w:rsidDel="008B4B92">
                <w:delText>Papp = Puissance_HCHP (Heure, Index)</w:delText>
              </w:r>
            </w:del>
          </w:p>
        </w:tc>
      </w:tr>
      <w:tr w:rsidR="00473366" w:rsidRPr="00BC79C2" w:rsidTr="00EE05C9">
        <w:trPr>
          <w:cantSplit/>
          <w:trHeight w:val="484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b/>
                <w:color w:val="FFFFFF" w:themeColor="background1"/>
                <w:sz w:val="24"/>
              </w:rPr>
              <w:t>[A512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Importer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BC79C2" w:rsidRDefault="009D2E24" w:rsidP="009D2E24">
            <w:pPr>
              <w:jc w:val="left"/>
            </w:pPr>
            <w:proofErr w:type="spellStart"/>
            <w:r w:rsidRPr="00BC79C2">
              <w:t>charger_variables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AB7D45">
            <w:pPr>
              <w:jc w:val="left"/>
            </w:pPr>
            <w:r>
              <w:t>Importe les variables depuis le fichier binaire [</w:t>
            </w:r>
            <w:r w:rsidR="00AB7D45">
              <w:t>A52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9D2E24" w:rsidRPr="00BC79C2" w:rsidRDefault="009D2E24" w:rsidP="00473366">
            <w:pPr>
              <w:keepNext/>
              <w:jc w:val="left"/>
            </w:pPr>
            <w:proofErr w:type="spellStart"/>
            <w:r w:rsidRPr="00BC79C2">
              <w:t>charger_</w:t>
            </w:r>
            <w:proofErr w:type="gramStart"/>
            <w:r w:rsidRPr="00BC79C2">
              <w:t>variables</w:t>
            </w:r>
            <w:proofErr w:type="spellEnd"/>
            <w:r w:rsidRPr="00BC79C2">
              <w:t>(</w:t>
            </w:r>
            <w:proofErr w:type="gramEnd"/>
            <w:r w:rsidRPr="00BC79C2">
              <w:t>dataPath2Save)</w:t>
            </w:r>
          </w:p>
        </w:tc>
      </w:tr>
      <w:tr w:rsidR="00473366" w:rsidRPr="00BC79C2" w:rsidTr="00EE05C9">
        <w:trPr>
          <w:cantSplit/>
          <w:trHeight w:val="44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sz w:val="24"/>
              </w:rPr>
              <w:br w:type="page"/>
            </w:r>
            <w:r>
              <w:rPr>
                <w:b/>
                <w:color w:val="FFFFFF" w:themeColor="background1"/>
                <w:sz w:val="24"/>
              </w:rPr>
              <w:t>[A513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Tracer les courbes</w:t>
            </w:r>
          </w:p>
        </w:tc>
      </w:tr>
      <w:tr w:rsidR="009D2E24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4D20FD" w:rsidRDefault="009D2E24" w:rsidP="009D2E24">
            <w:pPr>
              <w:jc w:val="left"/>
            </w:pPr>
            <w:proofErr w:type="spellStart"/>
            <w:r w:rsidRPr="004D20FD">
              <w:t>couleur_plot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Retourne un tableau comprenant toutes les couleurs disponibles pour tracer</w:t>
            </w:r>
          </w:p>
        </w:tc>
        <w:tc>
          <w:tcPr>
            <w:tcW w:w="1660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 xml:space="preserve">couleur = </w:t>
            </w:r>
            <w:proofErr w:type="spellStart"/>
            <w:r w:rsidRPr="004D20FD">
              <w:t>couleur_</w:t>
            </w:r>
            <w:proofErr w:type="gramStart"/>
            <w:r w:rsidRPr="004D20FD">
              <w:t>plot</w:t>
            </w:r>
            <w:proofErr w:type="spellEnd"/>
            <w:r w:rsidRPr="004D20FD">
              <w:t>(</w:t>
            </w:r>
            <w:proofErr w:type="gram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heures_Abscisses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Afficher les abscisses en heure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heures_</w:t>
            </w:r>
            <w:proofErr w:type="gramStart"/>
            <w:r w:rsidRPr="004D20FD">
              <w:t>Abscisses</w:t>
            </w:r>
            <w:proofErr w:type="spellEnd"/>
            <w:r w:rsidRPr="004D20FD">
              <w:t>(</w:t>
            </w:r>
            <w:proofErr w:type="spellStart"/>
            <w:proofErr w:type="gramEnd"/>
            <w:r w:rsidRPr="004D20FD">
              <w:t>nbrLignes</w:t>
            </w:r>
            <w:proofErr w:type="spellEnd"/>
            <w:r w:rsidRPr="004D20FD">
              <w:t xml:space="preserve">, </w:t>
            </w:r>
            <w:proofErr w:type="spellStart"/>
            <w:r w:rsidRPr="004D20FD">
              <w:t>fenetre</w:t>
            </w:r>
            <w:proofErr w:type="spellEnd"/>
            <w:r w:rsidRPr="004D20FD">
              <w:t>, graphique, temps)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mise_en_forme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Met en forme le graphique (titre, légende, échelles, couleur de fond)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mise_en_</w:t>
            </w:r>
            <w:proofErr w:type="gramStart"/>
            <w:r w:rsidRPr="004D20FD">
              <w:t>forme</w:t>
            </w:r>
            <w:proofErr w:type="spellEnd"/>
            <w:r w:rsidRPr="004D20FD">
              <w:t>(</w:t>
            </w:r>
            <w:proofErr w:type="gramEnd"/>
            <w:r w:rsidRPr="004D20FD">
              <w:t xml:space="preserve">graphique, </w:t>
            </w:r>
            <w:proofErr w:type="spellStart"/>
            <w:r w:rsidRPr="004D20FD">
              <w:t>fenetre</w:t>
            </w:r>
            <w:proofErr w:type="spellEnd"/>
            <w:r w:rsidRPr="004D20FD">
              <w:t xml:space="preserve">, </w:t>
            </w:r>
            <w:proofErr w:type="spellStart"/>
            <w:r w:rsidRPr="004D20FD">
              <w:t>opt_BackgndCouleur</w:t>
            </w:r>
            <w:proofErr w:type="spell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</w:t>
            </w:r>
          </w:p>
        </w:tc>
        <w:tc>
          <w:tcPr>
            <w:tcW w:w="2159" w:type="pct"/>
            <w:vAlign w:val="center"/>
          </w:tcPr>
          <w:p w:rsidR="00473366" w:rsidRDefault="00473366" w:rsidP="00BF7D2F">
            <w:pPr>
              <w:jc w:val="left"/>
            </w:pPr>
            <w:r>
              <w:t>Tracer 2 graphs</w:t>
            </w:r>
            <w:r w:rsidR="00BF7D2F">
              <w:t xml:space="preserve"> ayant des unités différentes (p</w:t>
            </w:r>
            <w:r>
              <w:t xml:space="preserve">uissance et </w:t>
            </w:r>
            <w:r w:rsidR="00BF7D2F">
              <w:t>é</w:t>
            </w:r>
            <w:r>
              <w:t>nergie)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</w:t>
            </w:r>
            <w:proofErr w:type="gramStart"/>
            <w:r w:rsidRPr="004D20FD">
              <w:t>Graph(</w:t>
            </w:r>
            <w:proofErr w:type="spellStart"/>
            <w:proofErr w:type="gramEnd"/>
            <w:r w:rsidRPr="004D20FD">
              <w:t>stcReleve</w:t>
            </w:r>
            <w:proofErr w:type="spellEnd"/>
            <w:r w:rsidRPr="004D20FD">
              <w:t>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proofErr w:type="spellStart"/>
            <w:r w:rsidRPr="004D20FD">
              <w:t>tracer_D_Graph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Default="00473366" w:rsidP="008B4B92">
            <w:pPr>
              <w:jc w:val="left"/>
            </w:pPr>
            <w:r>
              <w:t>Tracer plusieurs courbes de différentes couleurs, dans 1 graph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proofErr w:type="spellStart"/>
            <w:r w:rsidRPr="004D20FD">
              <w:t>tracer_D_</w:t>
            </w:r>
            <w:proofErr w:type="gramStart"/>
            <w:r w:rsidRPr="004D20FD">
              <w:t>Graph</w:t>
            </w:r>
            <w:proofErr w:type="spellEnd"/>
            <w:r w:rsidRPr="004D20FD">
              <w:t>(</w:t>
            </w:r>
            <w:proofErr w:type="gramEnd"/>
            <w:r w:rsidRPr="004D20FD">
              <w:t>data2plot, jour, heure)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tracer_Graph</w:t>
            </w:r>
            <w:proofErr w:type="spellEnd"/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Tracer 1 graph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proofErr w:type="spellStart"/>
            <w:r w:rsidRPr="004D20FD">
              <w:t>tracer_</w:t>
            </w:r>
            <w:proofErr w:type="gramStart"/>
            <w:r w:rsidRPr="004D20FD">
              <w:t>Graph</w:t>
            </w:r>
            <w:proofErr w:type="spellEnd"/>
            <w:r w:rsidRPr="004D20FD">
              <w:t>(</w:t>
            </w:r>
            <w:proofErr w:type="gramEnd"/>
            <w:r w:rsidRPr="004D20FD">
              <w:t xml:space="preserve">data2plot, </w:t>
            </w:r>
            <w:proofErr w:type="spellStart"/>
            <w:r w:rsidRPr="004D20FD">
              <w:t>NumCompteur</w:t>
            </w:r>
            <w:proofErr w:type="spellEnd"/>
            <w:r w:rsidRPr="004D20FD">
              <w:t>)</w:t>
            </w:r>
          </w:p>
        </w:tc>
      </w:tr>
      <w:tr w:rsidR="00473366" w:rsidRPr="00BC79C2" w:rsidTr="00EE05C9">
        <w:trPr>
          <w:cantSplit/>
          <w:trHeight w:val="38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4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Analyses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Affiche en console et retourne des booléens avec la configuration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configuration(</w:t>
            </w:r>
            <w:proofErr w:type="spellStart"/>
            <w:r w:rsidRPr="008E5541">
              <w:rPr>
                <w:lang w:val="en-US"/>
              </w:rPr>
              <w:t>donnee</w:t>
            </w:r>
            <w:proofErr w:type="spellEnd"/>
            <w:r w:rsidRPr="008E5541">
              <w:rPr>
                <w:lang w:val="en-US"/>
              </w:rPr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conversion_temps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Converti un temps en secondes en heures, minutes, secondes</w:t>
            </w:r>
            <w:r>
              <w:t xml:space="preserve"> et affichage en console (optionnel)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duree</w:t>
            </w:r>
            <w:proofErr w:type="spellEnd"/>
            <w:r w:rsidRPr="008E5541">
              <w:t xml:space="preserve"> = </w:t>
            </w:r>
            <w:proofErr w:type="spellStart"/>
            <w:r w:rsidRPr="008E5541">
              <w:t>conversion_</w:t>
            </w:r>
            <w:proofErr w:type="gramStart"/>
            <w:r w:rsidRPr="008E5541">
              <w:t>temps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tempsSecondes</w:t>
            </w:r>
            <w:proofErr w:type="spellEnd"/>
            <w:r w:rsidRPr="008E5541">
              <w:t xml:space="preserve">, </w:t>
            </w:r>
            <w:proofErr w:type="spellStart"/>
            <w:r w:rsidRPr="008E5541">
              <w:t>opt_affichage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difTemps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Calcule</w:t>
            </w:r>
            <w:r w:rsidRPr="00B001CD">
              <w:t xml:space="preserve"> la différence de temps entre 2 instants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Dtemps</w:t>
            </w:r>
            <w:proofErr w:type="spellEnd"/>
            <w:r w:rsidRPr="008E5541">
              <w:t xml:space="preserve"> = </w:t>
            </w:r>
            <w:proofErr w:type="spellStart"/>
            <w:proofErr w:type="gramStart"/>
            <w:r w:rsidRPr="008E5541">
              <w:t>difTemps</w:t>
            </w:r>
            <w:proofErr w:type="spellEnd"/>
            <w:r w:rsidRPr="008E5541">
              <w:t>(</w:t>
            </w:r>
            <w:proofErr w:type="gramEnd"/>
            <w:r w:rsidRPr="008E5541">
              <w:t>heure1, heure2)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dimensions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la longueur ou la largeur du tableau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nombre = </w:t>
            </w:r>
            <w:proofErr w:type="gramStart"/>
            <w:r w:rsidRPr="008E5541">
              <w:t>dimensions(</w:t>
            </w:r>
            <w:proofErr w:type="spellStart"/>
            <w:proofErr w:type="gramEnd"/>
            <w:r w:rsidRPr="008E5541">
              <w:t>data,choix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energie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 xml:space="preserve">Retourne </w:t>
            </w:r>
            <w:r>
              <w:t>une</w:t>
            </w:r>
            <w:r w:rsidRPr="00207D0E">
              <w:t xml:space="preserve"> </w:t>
            </w:r>
            <w:r>
              <w:t xml:space="preserve">chaine de caractères les </w:t>
            </w:r>
            <w:r w:rsidRPr="00207D0E">
              <w:t xml:space="preserve">énergies de début et de fin </w:t>
            </w:r>
            <w:r>
              <w:t xml:space="preserve">du relevé et leur </w:t>
            </w:r>
            <w:r w:rsidRPr="00207D0E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energieStr</w:t>
            </w:r>
            <w:proofErr w:type="spellEnd"/>
            <w:r w:rsidRPr="008E5541">
              <w:t xml:space="preserve"> = </w:t>
            </w:r>
            <w:proofErr w:type="spellStart"/>
            <w:proofErr w:type="gramStart"/>
            <w:r w:rsidRPr="008E5541">
              <w:t>energie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obs_nbrLignes</w:t>
            </w:r>
            <w:proofErr w:type="spellEnd"/>
            <w:r w:rsidRPr="008E5541">
              <w:t xml:space="preserve">, </w:t>
            </w:r>
            <w:proofErr w:type="spellStart"/>
            <w:r w:rsidRPr="008E5541">
              <w:t>obs_config</w:t>
            </w:r>
            <w:proofErr w:type="spellEnd"/>
            <w:r w:rsidRPr="008E5541">
              <w:t>)</w:t>
            </w:r>
          </w:p>
        </w:tc>
      </w:tr>
      <w:tr w:rsidR="00367FE6" w:rsidRPr="008E5541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GlrBrandtMoy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Retourne le signal filt</w:t>
            </w:r>
            <w:r>
              <w:t>ré</w:t>
            </w:r>
            <w:r w:rsidRPr="00BC79C2">
              <w:t xml:space="preserve"> par une d</w:t>
            </w:r>
            <w:r>
              <w:t>é</w:t>
            </w:r>
            <w:r w:rsidRPr="00BC79C2">
              <w:t>tection de rupture</w:t>
            </w:r>
            <w:r>
              <w:t>,</w:t>
            </w:r>
            <w:r w:rsidRPr="00BC79C2">
              <w:t xml:space="preserve"> bas</w:t>
            </w:r>
            <w:r>
              <w:t>é</w:t>
            </w:r>
            <w:r w:rsidRPr="00BC79C2">
              <w:t xml:space="preserve"> sur un saut de moyenne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[</w:t>
            </w:r>
            <w:proofErr w:type="spellStart"/>
            <w:r w:rsidRPr="00BC79C2">
              <w:rPr>
                <w:lang w:val="en-US"/>
              </w:rPr>
              <w:t>g,mc,kd,krmv</w:t>
            </w:r>
            <w:proofErr w:type="spellEnd"/>
            <w:r w:rsidRPr="00BC79C2">
              <w:rPr>
                <w:lang w:val="en-US"/>
              </w:rPr>
              <w:t>]=</w:t>
            </w:r>
            <w:proofErr w:type="spellStart"/>
            <w:r w:rsidRPr="00BC79C2">
              <w:rPr>
                <w:lang w:val="en-US"/>
              </w:rPr>
              <w:t>GlrBrandtMoy</w:t>
            </w:r>
            <w:proofErr w:type="spellEnd"/>
            <w:r w:rsidRPr="00BC79C2">
              <w:rPr>
                <w:lang w:val="en-US"/>
              </w:rPr>
              <w:t>(</w:t>
            </w:r>
            <w:proofErr w:type="spellStart"/>
            <w:r w:rsidRPr="00BC79C2">
              <w:rPr>
                <w:lang w:val="en-US"/>
              </w:rPr>
              <w:t>x,h,Nest,Ndmax</w:t>
            </w:r>
            <w:proofErr w:type="spellEnd"/>
            <w:r w:rsidRPr="00BC79C2">
              <w:rPr>
                <w:lang w:val="en-US"/>
              </w:rPr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8E5541">
              <w:t>HeuresFonctionnement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>
              <w:t>Comptabilise un temps (de fonctionnement) où Papp(i) &gt;= moyenne(Papp)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[</w:t>
            </w:r>
            <w:proofErr w:type="spellStart"/>
            <w:r w:rsidRPr="008E5541">
              <w:t>duree</w:t>
            </w:r>
            <w:proofErr w:type="spellEnd"/>
            <w:r w:rsidRPr="008E5541">
              <w:t xml:space="preserve">, moyenne] = </w:t>
            </w:r>
            <w:proofErr w:type="spellStart"/>
            <w:proofErr w:type="gramStart"/>
            <w:r w:rsidRPr="008E5541">
              <w:t>HeuresFonctionnement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opt_moyInact</w:t>
            </w:r>
            <w:proofErr w:type="spellEnd"/>
            <w:r w:rsidRPr="008E5541">
              <w:t>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info_compteur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Affiche en console les informations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info_</w:t>
            </w:r>
            <w:proofErr w:type="gramStart"/>
            <w:r w:rsidRPr="00BC79C2">
              <w:t>compteur</w:t>
            </w:r>
            <w:proofErr w:type="spellEnd"/>
            <w:r w:rsidRPr="00BC79C2">
              <w:t>(</w:t>
            </w:r>
            <w:proofErr w:type="spellStart"/>
            <w:proofErr w:type="gramEnd"/>
            <w:r w:rsidRPr="00BC79C2">
              <w:t>stcReleve</w:t>
            </w:r>
            <w:proofErr w:type="spellEnd"/>
            <w:r w:rsidRPr="00BC79C2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matrice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 xml:space="preserve">Retourne une matrice </w:t>
            </w:r>
            <w:r>
              <w:t xml:space="preserve">de valeur </w:t>
            </w:r>
            <w:r w:rsidRPr="00B001CD">
              <w:t>constante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tab = </w:t>
            </w:r>
            <w:proofErr w:type="gramStart"/>
            <w:r w:rsidRPr="008E5541">
              <w:t>matrice(</w:t>
            </w:r>
            <w:proofErr w:type="spellStart"/>
            <w:proofErr w:type="gramEnd"/>
            <w:r w:rsidRPr="008E5541">
              <w:t>nbrLignes</w:t>
            </w:r>
            <w:proofErr w:type="spellEnd"/>
            <w:r w:rsidRPr="008E5541">
              <w:t>, nombre)</w:t>
            </w:r>
          </w:p>
        </w:tc>
      </w:tr>
      <w:tr w:rsidR="00367FE6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4D20FD">
              <w:t>Modifier_Horodatage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>
              <w:t>Modifier l’horodatage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4D20FD">
              <w:t>Modifier_</w:t>
            </w:r>
            <w:proofErr w:type="gramStart"/>
            <w:r w:rsidRPr="004D20FD">
              <w:t>Horodatage</w:t>
            </w:r>
            <w:proofErr w:type="spellEnd"/>
            <w:r w:rsidRPr="004D20FD">
              <w:t>(</w:t>
            </w:r>
            <w:proofErr w:type="gramEnd"/>
            <w:r w:rsidRPr="004D20FD">
              <w:t>Heure, offset)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lastRenderedPageBreak/>
              <w:t>moyenneGlissante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Retourne le signal filtré avec un filtre à moyenne glissante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proofErr w:type="spellStart"/>
            <w:r w:rsidRPr="00BC79C2">
              <w:t>signal_f</w:t>
            </w:r>
            <w:proofErr w:type="spellEnd"/>
            <w:r w:rsidRPr="00BC79C2">
              <w:t xml:space="preserve"> = </w:t>
            </w:r>
            <w:proofErr w:type="spellStart"/>
            <w:proofErr w:type="gramStart"/>
            <w:r w:rsidRPr="00BC79C2">
              <w:t>moyenneGlissante</w:t>
            </w:r>
            <w:proofErr w:type="spellEnd"/>
            <w:r w:rsidRPr="00BC79C2">
              <w:t>(</w:t>
            </w:r>
            <w:proofErr w:type="gramEnd"/>
            <w:r w:rsidRPr="00BC79C2">
              <w:t xml:space="preserve">signal, </w:t>
            </w:r>
            <w:proofErr w:type="spellStart"/>
            <w:r w:rsidRPr="00BC79C2">
              <w:t>fenetre</w:t>
            </w:r>
            <w:proofErr w:type="spellEnd"/>
            <w:r w:rsidRPr="00BC79C2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nom_compteur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le nom du compteur à partir de son numéro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 = </w:t>
            </w:r>
            <w:proofErr w:type="spellStart"/>
            <w:r w:rsidRPr="008E5541">
              <w:t>nom_</w:t>
            </w:r>
            <w:proofErr w:type="gramStart"/>
            <w:r w:rsidRPr="008E5541">
              <w:t>compteur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numCompteur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nom_jour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>Retourne le nom du jour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 xml:space="preserve">nom = </w:t>
            </w:r>
            <w:proofErr w:type="spellStart"/>
            <w:r w:rsidRPr="008E5541">
              <w:t>nom_</w:t>
            </w:r>
            <w:proofErr w:type="gramStart"/>
            <w:r w:rsidRPr="008E5541">
              <w:t>jour</w:t>
            </w:r>
            <w:proofErr w:type="spellEnd"/>
            <w:r w:rsidRPr="008E5541">
              <w:t>(</w:t>
            </w:r>
            <w:proofErr w:type="spellStart"/>
            <w:proofErr w:type="gramEnd"/>
            <w:r w:rsidRPr="008E5541">
              <w:t>dateReleve</w:t>
            </w:r>
            <w:proofErr w:type="spell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nombre_2_Chiffres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>Retourne un nombre sur 2 chiffres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strNombre</w:t>
            </w:r>
            <w:proofErr w:type="spellEnd"/>
            <w:r w:rsidRPr="008E5541">
              <w:t xml:space="preserve"> = nombre_2_Chiffres (nombre)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puissMoyStr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 w:rsidRPr="00B001CD">
              <w:t xml:space="preserve">Retourne </w:t>
            </w:r>
            <w:r>
              <w:t>une chaine de caractères de la</w:t>
            </w:r>
            <w:r w:rsidRPr="00B001CD">
              <w:t xml:space="preserve"> puissance moyenne </w:t>
            </w:r>
            <w:r>
              <w:t xml:space="preserve">avec son </w:t>
            </w:r>
            <w:r w:rsidRPr="00B001CD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proofErr w:type="spellStart"/>
            <w:r w:rsidRPr="008E5541">
              <w:t>puissMoyStr</w:t>
            </w:r>
            <w:proofErr w:type="spellEnd"/>
            <w:r w:rsidRPr="008E5541">
              <w:t xml:space="preserve"> = </w:t>
            </w:r>
            <w:proofErr w:type="spellStart"/>
            <w:r w:rsidRPr="008E5541">
              <w:t>puiss_</w:t>
            </w:r>
            <w:proofErr w:type="gramStart"/>
            <w:r w:rsidRPr="008E5541">
              <w:t>Moyenne</w:t>
            </w:r>
            <w:proofErr w:type="spellEnd"/>
            <w:r w:rsidRPr="008E5541">
              <w:t>(</w:t>
            </w:r>
            <w:proofErr w:type="gramEnd"/>
            <w:r w:rsidRPr="008E5541">
              <w:t>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reglerFctDeci</w:t>
            </w:r>
            <w:proofErr w:type="spellEnd"/>
          </w:p>
        </w:tc>
        <w:tc>
          <w:tcPr>
            <w:tcW w:w="2159" w:type="pct"/>
            <w:vAlign w:val="center"/>
          </w:tcPr>
          <w:p w:rsidR="00367FE6" w:rsidRPr="004D20FD" w:rsidRDefault="00367FE6" w:rsidP="008B4B92">
            <w:pPr>
              <w:jc w:val="left"/>
            </w:pPr>
            <w:r w:rsidRPr="00BC79C2">
              <w:t>Affichage du signal avant et après filtrage</w:t>
            </w:r>
            <w:r>
              <w:t>, pour régler les coefficients du filtre [</w:t>
            </w:r>
            <w:proofErr w:type="spellStart"/>
            <w:r w:rsidRPr="004D20FD">
              <w:t>GlrBrandtMoy</w:t>
            </w:r>
            <w:proofErr w:type="spellEnd"/>
            <w:r>
              <w:t>]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proofErr w:type="spellStart"/>
            <w:r w:rsidRPr="00BC79C2">
              <w:rPr>
                <w:lang w:val="en-US"/>
              </w:rPr>
              <w:t>reglerFctDeci</w:t>
            </w:r>
            <w:proofErr w:type="spellEnd"/>
            <w:r w:rsidRPr="00BC79C2">
              <w:rPr>
                <w:lang w:val="en-US"/>
              </w:rPr>
              <w:t>(x, h, g, mc)</w:t>
            </w:r>
          </w:p>
        </w:tc>
      </w:tr>
      <w:tr w:rsidR="00473366" w:rsidRPr="00BC79C2" w:rsidTr="00EE05C9">
        <w:trPr>
          <w:cantSplit/>
          <w:trHeight w:val="419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5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Exporter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Default="009D2E24" w:rsidP="009D2E24">
            <w:pPr>
              <w:jc w:val="left"/>
            </w:pPr>
            <w:proofErr w:type="spellStart"/>
            <w:r w:rsidRPr="00BC79C2">
              <w:t>Sauve_Variables</w:t>
            </w:r>
            <w:proofErr w:type="spellEnd"/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Sauvegarder les variables dans un fichier binaire</w:t>
            </w:r>
            <w:r w:rsidR="00AB7D45">
              <w:t xml:space="preserve"> [A52]</w:t>
            </w:r>
          </w:p>
        </w:tc>
        <w:tc>
          <w:tcPr>
            <w:tcW w:w="1660" w:type="pct"/>
            <w:vAlign w:val="center"/>
          </w:tcPr>
          <w:p w:rsidR="009D2E24" w:rsidRDefault="009D2E24" w:rsidP="009D2E24">
            <w:pPr>
              <w:jc w:val="left"/>
            </w:pPr>
            <w:proofErr w:type="spellStart"/>
            <w:r w:rsidRPr="00BC79C2">
              <w:t>Sauve_Variables</w:t>
            </w:r>
            <w:proofErr w:type="spellEnd"/>
            <w:r w:rsidRPr="00BC79C2">
              <w:t xml:space="preserve"> (</w:t>
            </w:r>
            <w:proofErr w:type="spellStart"/>
            <w:r w:rsidRPr="00BC79C2">
              <w:t>filePath</w:t>
            </w:r>
            <w:proofErr w:type="spellEnd"/>
            <w:r w:rsidRPr="00BC79C2">
              <w:t xml:space="preserve">, </w:t>
            </w:r>
            <w:proofErr w:type="spellStart"/>
            <w:r w:rsidRPr="00BC79C2">
              <w:t>stcReleve</w:t>
            </w:r>
            <w:proofErr w:type="spellEnd"/>
            <w:r w:rsidRPr="00BC79C2">
              <w:t xml:space="preserve">, </w:t>
            </w:r>
            <w:proofErr w:type="spellStart"/>
            <w:r w:rsidRPr="00BC79C2">
              <w:t>stcStatistiques</w:t>
            </w:r>
            <w:proofErr w:type="spellEnd"/>
            <w:r w:rsidRPr="00BC79C2">
              <w:t>)</w:t>
            </w:r>
          </w:p>
        </w:tc>
      </w:tr>
    </w:tbl>
    <w:p w:rsidR="00473366" w:rsidRDefault="00473366" w:rsidP="00473366">
      <w:pPr>
        <w:pStyle w:val="Lgende"/>
      </w:pPr>
      <w:bookmarkStart w:id="90" w:name="_Ref398325475"/>
      <w:bookmarkStart w:id="91" w:name="_Toc398582008"/>
      <w:r>
        <w:t xml:space="preserve">Tableau </w:t>
      </w:r>
      <w:fldSimple w:instr=" SEQ Tableau \* ARABIC ">
        <w:r w:rsidR="0073606F">
          <w:rPr>
            <w:noProof/>
          </w:rPr>
          <w:t>2</w:t>
        </w:r>
      </w:fldSimple>
      <w:bookmarkEnd w:id="90"/>
      <w:r>
        <w:t xml:space="preserve"> – Liste des fonctions</w:t>
      </w:r>
      <w:bookmarkEnd w:id="91"/>
      <w:r w:rsidR="00ED01B0">
        <w:t xml:space="preserve"> </w:t>
      </w:r>
      <w:proofErr w:type="spellStart"/>
      <w:r w:rsidR="00ED01B0">
        <w:t>disponubles</w:t>
      </w:r>
      <w:proofErr w:type="spellEnd"/>
    </w:p>
    <w:p w:rsidR="00473366" w:rsidRPr="00BC79C2" w:rsidRDefault="00473366" w:rsidP="00A57A14"/>
    <w:p w:rsidR="008F34D5" w:rsidRPr="00BC79C2" w:rsidRDefault="008F34D5" w:rsidP="008F34D5">
      <w:pPr>
        <w:jc w:val="center"/>
      </w:pPr>
    </w:p>
    <w:p w:rsidR="008F34D5" w:rsidRDefault="008F34D5" w:rsidP="00AF00BF">
      <w:pPr>
        <w:pStyle w:val="Titre2"/>
      </w:pPr>
      <w:bookmarkStart w:id="92" w:name="_Ref398580584"/>
      <w:bookmarkStart w:id="93" w:name="_Toc398582030"/>
      <w:r>
        <w:t xml:space="preserve">A6 - </w:t>
      </w:r>
      <w:r w:rsidRPr="008F34D5">
        <w:t>Affichage</w:t>
      </w:r>
      <w:bookmarkEnd w:id="92"/>
      <w:bookmarkEnd w:id="93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261284" cy="32400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8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94" w:name="_Toc398582006"/>
      <w:r>
        <w:t xml:space="preserve">Figure </w:t>
      </w:r>
      <w:fldSimple w:instr=" SEQ Figure \* ARABIC ">
        <w:r w:rsidR="0073606F">
          <w:rPr>
            <w:noProof/>
          </w:rPr>
          <w:t>12</w:t>
        </w:r>
      </w:fldSimple>
      <w:r>
        <w:rPr>
          <w:noProof/>
        </w:rPr>
        <w:t xml:space="preserve"> - A6 - Schéma de principe</w:t>
      </w:r>
      <w:bookmarkEnd w:id="94"/>
    </w:p>
    <w:p w:rsidR="008F34D5" w:rsidRDefault="008F34D5"/>
    <w:p w:rsidR="00D07907" w:rsidRDefault="00D07907" w:rsidP="00D07907">
      <w:pPr>
        <w:pStyle w:val="Titre1"/>
      </w:pPr>
      <w:bookmarkStart w:id="95" w:name="_Toc398582031"/>
      <w:r>
        <w:lastRenderedPageBreak/>
        <w:t>ANNEXES</w:t>
      </w:r>
      <w:bookmarkEnd w:id="95"/>
    </w:p>
    <w:p w:rsidR="00D07907" w:rsidRDefault="00D07907" w:rsidP="00D07907">
      <w:pPr>
        <w:pStyle w:val="Titre2"/>
      </w:pPr>
      <w:bookmarkStart w:id="96" w:name="_Ref396575531"/>
      <w:bookmarkStart w:id="97" w:name="_Toc398582032"/>
      <w:r>
        <w:t>Bibliographie</w:t>
      </w:r>
      <w:bookmarkEnd w:id="97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98" w:name="_Ref396575844"/>
      <w:r>
        <w:t>ERDF-NOI-CPT_44</w:t>
      </w:r>
      <w:r w:rsidRPr="00D07907">
        <w:t>E</w:t>
      </w:r>
      <w:r>
        <w:tab/>
      </w:r>
      <w:hyperlink r:id="rId25" w:history="1">
        <w:r w:rsidRPr="000E51B5">
          <w:rPr>
            <w:rStyle w:val="Lienhypertexte"/>
          </w:rPr>
          <w:t>www.erdf.fr/medias/DTR_Generalites/ERDF-NOI-CPT_44E.pdf</w:t>
        </w:r>
      </w:hyperlink>
      <w:r>
        <w:t xml:space="preserve"> </w:t>
      </w:r>
      <w:r w:rsidR="005C04DB">
        <w:t>Septembre 2013</w:t>
      </w:r>
      <w:bookmarkEnd w:id="98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99" w:name="_Ref396575845"/>
      <w:r>
        <w:t>Document Compteur_energie_zcd126_02</w:t>
      </w:r>
      <w:r>
        <w:tab/>
      </w:r>
      <w:hyperlink r:id="rId26" w:history="1">
        <w:r w:rsidRPr="000E51B5">
          <w:rPr>
            <w:rStyle w:val="Lienhypertexte"/>
          </w:rPr>
          <w:t>http://www.france-electric.com/compteur-electrique-monophase-edf-chauffage-90a-20kwh-c2x2206265</w:t>
        </w:r>
      </w:hyperlink>
      <w:r w:rsidR="005C04DB" w:rsidRPr="005C04DB">
        <w:t xml:space="preserve"> </w:t>
      </w:r>
      <w:r w:rsidR="005C04DB">
        <w:t>Septembre 2013</w:t>
      </w:r>
      <w:bookmarkEnd w:id="99"/>
    </w:p>
    <w:p w:rsidR="00D07907" w:rsidRDefault="001D74E6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  <w:bookmarkStart w:id="100" w:name="_Ref398321824"/>
      <w:r w:rsidRPr="001D74E6">
        <w:rPr>
          <w:highlight w:val="yellow"/>
        </w:rPr>
        <w:t xml:space="preserve">Liste exhaustive des fonctions </w:t>
      </w:r>
      <w:proofErr w:type="spellStart"/>
      <w:r w:rsidRPr="001D74E6">
        <w:rPr>
          <w:highlight w:val="yellow"/>
        </w:rPr>
        <w:t>disponibl</w:t>
      </w:r>
      <w:r w:rsidR="0027713E">
        <w:rPr>
          <w:highlight w:val="yellow"/>
        </w:rPr>
        <w:t>s</w:t>
      </w:r>
      <w:r w:rsidRPr="001D74E6">
        <w:rPr>
          <w:highlight w:val="yellow"/>
        </w:rPr>
        <w:t>e</w:t>
      </w:r>
      <w:proofErr w:type="spellEnd"/>
      <w:r w:rsidRPr="001D74E6">
        <w:rPr>
          <w:highlight w:val="yellow"/>
        </w:rPr>
        <w:t xml:space="preserve"> sous Scilab</w:t>
      </w:r>
    </w:p>
    <w:p w:rsidR="008E5541" w:rsidRPr="001D74E6" w:rsidRDefault="008E5541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</w:p>
    <w:bookmarkEnd w:id="100"/>
    <w:p w:rsidR="00D07907" w:rsidRPr="00D07907" w:rsidRDefault="00D07907" w:rsidP="00D07907"/>
    <w:p w:rsidR="00D07907" w:rsidRDefault="00D07907" w:rsidP="00D07907">
      <w:pPr>
        <w:pStyle w:val="Titre2"/>
      </w:pPr>
      <w:bookmarkStart w:id="101" w:name="_Ref396575814"/>
      <w:bookmarkStart w:id="102" w:name="_Toc398582033"/>
      <w:r>
        <w:t>Compteurs Testés</w:t>
      </w:r>
      <w:bookmarkEnd w:id="96"/>
      <w:bookmarkEnd w:id="101"/>
      <w:bookmarkEnd w:id="102"/>
    </w:p>
    <w:p w:rsidR="00D07907" w:rsidRDefault="00D07907" w:rsidP="00D07907">
      <w:r>
        <w:t xml:space="preserve">Les compteurs </w:t>
      </w:r>
      <w:r w:rsidRPr="00D07907">
        <w:t>électronique</w:t>
      </w:r>
      <w:r>
        <w:t>s m</w:t>
      </w:r>
      <w:r w:rsidRPr="00D07907">
        <w:t>onophasé</w:t>
      </w:r>
      <w:r>
        <w:t>s</w:t>
      </w:r>
      <w:r w:rsidRPr="00D07907">
        <w:t xml:space="preserve"> </w:t>
      </w:r>
      <w:r>
        <w:t>déjà testés sont les suivants :</w:t>
      </w:r>
    </w:p>
    <w:tbl>
      <w:tblPr>
        <w:tblStyle w:val="Grilledutableau"/>
        <w:tblW w:w="5000" w:type="pct"/>
        <w:tblLook w:val="04A0"/>
      </w:tblPr>
      <w:tblGrid>
        <w:gridCol w:w="2950"/>
        <w:gridCol w:w="3375"/>
        <w:gridCol w:w="2963"/>
      </w:tblGrid>
      <w:tr w:rsidR="00DE1F3D" w:rsidRPr="00E10DED" w:rsidTr="00DE1F3D">
        <w:tc>
          <w:tcPr>
            <w:tcW w:w="1588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Référence compteur</w:t>
            </w:r>
          </w:p>
        </w:tc>
        <w:tc>
          <w:tcPr>
            <w:tcW w:w="1817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Configuration</w:t>
            </w:r>
          </w:p>
        </w:tc>
        <w:tc>
          <w:tcPr>
            <w:tcW w:w="1595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Remarque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Landis</w:t>
            </w:r>
            <w:proofErr w:type="spellEnd"/>
            <w:r w:rsidRPr="00E10DED">
              <w:rPr>
                <w:sz w:val="24"/>
              </w:rPr>
              <w:t xml:space="preserve"> &amp; </w:t>
            </w:r>
            <w:proofErr w:type="spellStart"/>
            <w:r w:rsidRPr="00E10DED">
              <w:rPr>
                <w:sz w:val="24"/>
              </w:rPr>
              <w:t>Gyr</w:t>
            </w:r>
            <w:proofErr w:type="spellEnd"/>
            <w:r w:rsidRPr="00E10DED">
              <w:rPr>
                <w:sz w:val="24"/>
              </w:rPr>
              <w:t xml:space="preserve"> ZCD126.02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Linky</w:t>
            </w:r>
            <w:proofErr w:type="spellEnd"/>
            <w:r w:rsidRPr="00E10DED">
              <w:rPr>
                <w:sz w:val="24"/>
              </w:rPr>
              <w:t xml:space="preserve"> 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AB6A02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Mt Sax</w:t>
            </w:r>
            <w:r>
              <w:rPr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Heures Pleines - Heures Creuses</w:t>
            </w: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  <w:r>
              <w:t>Pas de Papp dans les trames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Claix</w:t>
            </w:r>
            <w:r w:rsidRPr="00AB6A02">
              <w:rPr>
                <w:b/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</w:tbl>
    <w:p w:rsidR="00D07907" w:rsidRDefault="00D07907"/>
    <w:p w:rsidR="00470703" w:rsidRPr="0027713E" w:rsidRDefault="00470703" w:rsidP="00470703">
      <w:pPr>
        <w:pStyle w:val="Titre2"/>
        <w:rPr>
          <w:highlight w:val="yellow"/>
        </w:rPr>
      </w:pPr>
      <w:bookmarkStart w:id="103" w:name="_Ref396579543"/>
      <w:bookmarkStart w:id="104" w:name="_Toc398582034"/>
      <w:r w:rsidRPr="0027713E">
        <w:rPr>
          <w:highlight w:val="yellow"/>
        </w:rPr>
        <w:t>BOM</w:t>
      </w:r>
      <w:bookmarkEnd w:id="103"/>
      <w:bookmarkEnd w:id="104"/>
    </w:p>
    <w:p w:rsidR="000A2805" w:rsidRDefault="000A2805" w:rsidP="000A2805"/>
    <w:p w:rsidR="000A2805" w:rsidRPr="0027713E" w:rsidRDefault="000A2805" w:rsidP="000A2805">
      <w:pPr>
        <w:pStyle w:val="Titre2"/>
        <w:rPr>
          <w:highlight w:val="yellow"/>
        </w:rPr>
      </w:pPr>
      <w:bookmarkStart w:id="105" w:name="_Ref398320974"/>
      <w:bookmarkStart w:id="106" w:name="_Toc398582035"/>
      <w:r w:rsidRPr="0027713E">
        <w:rPr>
          <w:highlight w:val="yellow"/>
        </w:rPr>
        <w:t>Fichiers générés</w:t>
      </w:r>
      <w:bookmarkEnd w:id="105"/>
      <w:bookmarkEnd w:id="106"/>
    </w:p>
    <w:p w:rsidR="0073606F" w:rsidRPr="0073606F" w:rsidRDefault="0073606F" w:rsidP="0073606F"/>
    <w:sectPr w:rsidR="0073606F" w:rsidRPr="0073606F" w:rsidSect="00A97B15">
      <w:headerReference w:type="default" r:id="rId27"/>
      <w:footerReference w:type="default" r:id="rId28"/>
      <w:footerReference w:type="first" r:id="rId2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27E5" w:rsidRDefault="00E527E5" w:rsidP="00A97B15">
      <w:pPr>
        <w:spacing w:after="0" w:line="240" w:lineRule="auto"/>
      </w:pPr>
      <w:r>
        <w:separator/>
      </w:r>
    </w:p>
  </w:endnote>
  <w:endnote w:type="continuationSeparator" w:id="0">
    <w:p w:rsidR="00E527E5" w:rsidRDefault="00E527E5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541" w:rsidRPr="00A97B15" w:rsidRDefault="008E5541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Pr="008B4B92">
        <w:rPr>
          <w:rFonts w:asciiTheme="majorHAnsi" w:hAnsiTheme="majorHAnsi"/>
          <w:b/>
          <w:sz w:val="20"/>
          <w:szCs w:val="20"/>
        </w:rPr>
        <w:t>A0</w:t>
      </w:r>
    </w:fldSimple>
    <w:r>
      <w:rPr>
        <w:rFonts w:asciiTheme="majorHAnsi" w:hAnsiTheme="majorHAnsi"/>
        <w:b/>
        <w:sz w:val="20"/>
        <w:szCs w:val="20"/>
      </w:rPr>
      <w:tab/>
    </w:r>
    <w:r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Pr="00A97B15">
      <w:rPr>
        <w:rFonts w:asciiTheme="majorHAnsi" w:hAnsiTheme="majorHAnsi"/>
        <w:b/>
        <w:szCs w:val="24"/>
      </w:rPr>
      <w:fldChar w:fldCharType="separate"/>
    </w:r>
    <w:r w:rsidR="0027713E">
      <w:rPr>
        <w:rFonts w:asciiTheme="majorHAnsi" w:hAnsiTheme="majorHAnsi"/>
        <w:b/>
        <w:noProof/>
        <w:szCs w:val="24"/>
      </w:rPr>
      <w:t>4</w:t>
    </w:r>
    <w:r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27713E" w:rsidRPr="0027713E">
        <w:rPr>
          <w:rFonts w:asciiTheme="majorHAnsi" w:hAnsiTheme="majorHAnsi"/>
          <w:b/>
          <w:noProof/>
          <w:szCs w:val="24"/>
        </w:rPr>
        <w:t>20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541" w:rsidRPr="007C77A0" w:rsidRDefault="008E5541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 Version 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27E5" w:rsidRDefault="00E527E5" w:rsidP="00A97B15">
      <w:pPr>
        <w:spacing w:after="0" w:line="240" w:lineRule="auto"/>
      </w:pPr>
      <w:r>
        <w:separator/>
      </w:r>
    </w:p>
  </w:footnote>
  <w:footnote w:type="continuationSeparator" w:id="0">
    <w:p w:rsidR="00E527E5" w:rsidRDefault="00E527E5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5541" w:rsidRPr="00A97B15" w:rsidRDefault="008E5541" w:rsidP="007C77A0">
    <w:pPr>
      <w:tabs>
        <w:tab w:val="left" w:pos="1985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Pr="00A97B15">
      <w:rPr>
        <w:sz w:val="20"/>
        <w:szCs w:val="20"/>
        <w:u w:val="single"/>
      </w:rPr>
      <w:t>https://github.com/sebastien0/RPi.SuivitTRElec</w:t>
    </w:r>
    <w:r>
      <w:rPr>
        <w:sz w:val="20"/>
        <w:szCs w:val="20"/>
        <w:u w:val="single"/>
      </w:rPr>
      <w:t xml:space="preserve"> </w:t>
    </w:r>
    <w:r w:rsidRPr="007C77A0">
      <w:rPr>
        <w:sz w:val="20"/>
        <w:szCs w:val="20"/>
      </w:rPr>
      <w:tab/>
      <w:t>GN</w:t>
    </w:r>
    <w:r>
      <w:rPr>
        <w:sz w:val="20"/>
        <w:szCs w:val="20"/>
      </w:rPr>
      <w:t>U GENERAL PUBLIC LICENSE V</w:t>
    </w:r>
    <w:r w:rsidRPr="007C77A0">
      <w:rPr>
        <w:sz w:val="20"/>
        <w:szCs w:val="20"/>
      </w:rPr>
      <w:t>3</w:t>
    </w:r>
  </w:p>
  <w:p w:rsidR="008E5541" w:rsidRDefault="008E5541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E1850"/>
    <w:multiLevelType w:val="multilevel"/>
    <w:tmpl w:val="8BE4493A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361EE6"/>
    <w:multiLevelType w:val="multilevel"/>
    <w:tmpl w:val="F500A0F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/>
  <w:rsids>
    <w:rsidRoot w:val="00D82DA2"/>
    <w:rsid w:val="00057B3A"/>
    <w:rsid w:val="0008031D"/>
    <w:rsid w:val="000A2805"/>
    <w:rsid w:val="000A3EC1"/>
    <w:rsid w:val="000E5D96"/>
    <w:rsid w:val="00101B28"/>
    <w:rsid w:val="00136EC5"/>
    <w:rsid w:val="001737CA"/>
    <w:rsid w:val="001B6189"/>
    <w:rsid w:val="001D74E6"/>
    <w:rsid w:val="00207D0E"/>
    <w:rsid w:val="0022114B"/>
    <w:rsid w:val="002463DA"/>
    <w:rsid w:val="00261364"/>
    <w:rsid w:val="0027713E"/>
    <w:rsid w:val="002B024A"/>
    <w:rsid w:val="002D1E2D"/>
    <w:rsid w:val="002D383F"/>
    <w:rsid w:val="00305434"/>
    <w:rsid w:val="00367FE6"/>
    <w:rsid w:val="0037592C"/>
    <w:rsid w:val="003902CD"/>
    <w:rsid w:val="003D269A"/>
    <w:rsid w:val="00447BC6"/>
    <w:rsid w:val="00465AEC"/>
    <w:rsid w:val="00470703"/>
    <w:rsid w:val="00473366"/>
    <w:rsid w:val="00475BEA"/>
    <w:rsid w:val="004C4053"/>
    <w:rsid w:val="004D20FD"/>
    <w:rsid w:val="0050355D"/>
    <w:rsid w:val="0052137E"/>
    <w:rsid w:val="005C04DB"/>
    <w:rsid w:val="005D794D"/>
    <w:rsid w:val="00601A41"/>
    <w:rsid w:val="00642A41"/>
    <w:rsid w:val="0067435B"/>
    <w:rsid w:val="006B3D39"/>
    <w:rsid w:val="006C72F1"/>
    <w:rsid w:val="006E5346"/>
    <w:rsid w:val="007075C5"/>
    <w:rsid w:val="0073606F"/>
    <w:rsid w:val="007927F9"/>
    <w:rsid w:val="007C14E9"/>
    <w:rsid w:val="007C77A0"/>
    <w:rsid w:val="007D04A7"/>
    <w:rsid w:val="00804A8E"/>
    <w:rsid w:val="00807B13"/>
    <w:rsid w:val="0082120E"/>
    <w:rsid w:val="008B4B92"/>
    <w:rsid w:val="008E5541"/>
    <w:rsid w:val="008F34D5"/>
    <w:rsid w:val="00930925"/>
    <w:rsid w:val="0093428B"/>
    <w:rsid w:val="00961DEF"/>
    <w:rsid w:val="00982899"/>
    <w:rsid w:val="009C1F41"/>
    <w:rsid w:val="009D2E24"/>
    <w:rsid w:val="00A43286"/>
    <w:rsid w:val="00A57A14"/>
    <w:rsid w:val="00A76052"/>
    <w:rsid w:val="00A8070B"/>
    <w:rsid w:val="00A97B15"/>
    <w:rsid w:val="00AB48A0"/>
    <w:rsid w:val="00AB6A02"/>
    <w:rsid w:val="00AB7D45"/>
    <w:rsid w:val="00AF00BF"/>
    <w:rsid w:val="00B001CD"/>
    <w:rsid w:val="00B332DA"/>
    <w:rsid w:val="00B525E0"/>
    <w:rsid w:val="00BC79C2"/>
    <w:rsid w:val="00BE3E44"/>
    <w:rsid w:val="00BF7D2F"/>
    <w:rsid w:val="00C526BC"/>
    <w:rsid w:val="00C84FF6"/>
    <w:rsid w:val="00C91381"/>
    <w:rsid w:val="00CC7C8A"/>
    <w:rsid w:val="00CD0BEF"/>
    <w:rsid w:val="00D071F6"/>
    <w:rsid w:val="00D07907"/>
    <w:rsid w:val="00D739FE"/>
    <w:rsid w:val="00D82DA2"/>
    <w:rsid w:val="00D86DFA"/>
    <w:rsid w:val="00D93E31"/>
    <w:rsid w:val="00D941E6"/>
    <w:rsid w:val="00DD1F06"/>
    <w:rsid w:val="00DE1F3D"/>
    <w:rsid w:val="00E10DED"/>
    <w:rsid w:val="00E33004"/>
    <w:rsid w:val="00E47F95"/>
    <w:rsid w:val="00E527E5"/>
    <w:rsid w:val="00E5689C"/>
    <w:rsid w:val="00E67F78"/>
    <w:rsid w:val="00E86899"/>
    <w:rsid w:val="00EB663F"/>
    <w:rsid w:val="00ED01B0"/>
    <w:rsid w:val="00EE05C9"/>
    <w:rsid w:val="00F15458"/>
    <w:rsid w:val="00F47C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CC7C8A"/>
    <w:pPr>
      <w:pageBreakBefore/>
      <w:numPr>
        <w:numId w:val="1"/>
      </w:numPr>
      <w:outlineLvl w:val="0"/>
    </w:pPr>
    <w:rPr>
      <w:rFonts w:asciiTheme="majorHAnsi" w:hAnsiTheme="majorHAns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7C8A"/>
    <w:pPr>
      <w:keepNext/>
      <w:keepLines/>
      <w:numPr>
        <w:ilvl w:val="1"/>
        <w:numId w:val="1"/>
      </w:numPr>
      <w:tabs>
        <w:tab w:val="left" w:pos="1276"/>
      </w:tabs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7C8A"/>
    <w:pPr>
      <w:keepNext/>
      <w:keepLines/>
      <w:numPr>
        <w:ilvl w:val="2"/>
        <w:numId w:val="1"/>
      </w:numPr>
      <w:tabs>
        <w:tab w:val="left" w:pos="1701"/>
      </w:tabs>
      <w:spacing w:before="200" w:after="120"/>
      <w:ind w:left="992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C7C8A"/>
    <w:pPr>
      <w:keepNext/>
      <w:keepLines/>
      <w:numPr>
        <w:ilvl w:val="3"/>
        <w:numId w:val="1"/>
      </w:numPr>
      <w:tabs>
        <w:tab w:val="left" w:pos="2410"/>
      </w:tabs>
      <w:spacing w:before="200" w:after="120"/>
      <w:ind w:left="1276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C7C8A"/>
    <w:rPr>
      <w:rFonts w:asciiTheme="majorHAnsi" w:hAnsiTheme="majorHAnsi"/>
      <w:b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CC7C8A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C7C8A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CC7C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2D383F"/>
    <w:pPr>
      <w:spacing w:after="0"/>
      <w:jc w:val="left"/>
    </w:pPr>
    <w:rPr>
      <w:i/>
      <w:i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57A1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www.france-electric.com/compteur-electrique-monophase-edf-chauffage-90a-20kwh-c2x2206265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erdf.fr/medias/DTR_Generalites/ERDF-NOI-CPT_44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filezilla.fr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://www.raspberrypi.org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scilab.org/f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2C50FFD-8783-409F-8D9D-A3CBD522A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20</Pages>
  <Words>2627</Words>
  <Characters>14453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SUPERVISION TEMPS-REEL DES CONSOMMATIONS ELECTRIQUES DOMESTIQUES</vt:lpstr>
    </vt:vector>
  </TitlesOfParts>
  <Company/>
  <LinksUpToDate>false</LinksUpToDate>
  <CharactersWithSpaces>17046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Sébastien Lemoine</cp:lastModifiedBy>
  <cp:revision>11</cp:revision>
  <cp:lastPrinted>2014-08-23T20:27:00Z</cp:lastPrinted>
  <dcterms:created xsi:type="dcterms:W3CDTF">2014-09-12T21:28:00Z</dcterms:created>
  <dcterms:modified xsi:type="dcterms:W3CDTF">2014-09-15T20:06:00Z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A0</vt:lpwstr>
  </property>
  <property fmtid="{D5CDD505-2E9C-101B-9397-08002B2CF9AE}" pid="3" name="DateRev">
    <vt:lpwstr>Aout 2014</vt:lpwstr>
  </property>
</Properties>
</file>